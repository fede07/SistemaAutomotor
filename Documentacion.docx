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703779" w:rsidRDefault="00703779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jc w:val="right"/>
        <w:rPr>
          <w:color w:val="003366"/>
          <w:sz w:val="24"/>
          <w:szCs w:val="24"/>
        </w:rPr>
      </w:pPr>
    </w:p>
    <w:p w14:paraId="2AD16C76" w14:textId="77777777" w:rsidR="00703779" w:rsidRDefault="00E13AC0">
      <w:pPr>
        <w:pStyle w:val="Ttulo"/>
        <w:jc w:val="center"/>
      </w:pPr>
      <w:bookmarkStart w:id="0" w:name="_gjdgxs" w:colFirst="0" w:colLast="0"/>
      <w:bookmarkEnd w:id="0"/>
      <w:r>
        <w:t>Universidad Nacional de La Matanza</w:t>
      </w:r>
    </w:p>
    <w:p w14:paraId="2BE93A19" w14:textId="34F364CC" w:rsidR="00703779" w:rsidRDefault="00E13AC0">
      <w:pPr>
        <w:spacing w:before="360" w:after="240"/>
        <w:jc w:val="center"/>
        <w:rPr>
          <w:sz w:val="24"/>
          <w:szCs w:val="24"/>
        </w:rPr>
      </w:pPr>
      <w:bookmarkStart w:id="1" w:name="_30j0zll"/>
      <w:bookmarkEnd w:id="1"/>
      <w:r w:rsidRPr="363211EA">
        <w:rPr>
          <w:b/>
          <w:bCs/>
          <w:sz w:val="24"/>
          <w:szCs w:val="24"/>
        </w:rPr>
        <w:t xml:space="preserve">Año </w:t>
      </w:r>
      <w:r w:rsidR="2FFEE943" w:rsidRPr="363211EA">
        <w:rPr>
          <w:b/>
          <w:bCs/>
          <w:sz w:val="24"/>
          <w:szCs w:val="24"/>
        </w:rPr>
        <w:t>2024</w:t>
      </w:r>
    </w:p>
    <w:p w14:paraId="346822E8" w14:textId="77777777" w:rsidR="00703779" w:rsidRDefault="00E13AC0">
      <w:pPr>
        <w:spacing w:before="360" w:after="240"/>
        <w:jc w:val="center"/>
        <w:rPr>
          <w:sz w:val="24"/>
          <w:szCs w:val="24"/>
        </w:rPr>
      </w:pPr>
      <w:r>
        <w:rPr>
          <w:b/>
          <w:sz w:val="24"/>
          <w:szCs w:val="24"/>
        </w:rPr>
        <w:t>Proyecto:</w:t>
      </w:r>
    </w:p>
    <w:p w14:paraId="7A39B4DD" w14:textId="13EAE481" w:rsidR="00703779" w:rsidRDefault="222492F2" w:rsidP="5D08E63E">
      <w:pPr>
        <w:spacing w:before="360" w:after="240"/>
        <w:jc w:val="center"/>
        <w:rPr>
          <w:b/>
          <w:bCs/>
          <w:sz w:val="24"/>
          <w:szCs w:val="24"/>
        </w:rPr>
      </w:pPr>
      <w:r w:rsidRPr="5D08E63E">
        <w:rPr>
          <w:b/>
          <w:bCs/>
          <w:sz w:val="24"/>
          <w:szCs w:val="24"/>
        </w:rPr>
        <w:t>Sistema Automotor</w:t>
      </w:r>
      <w:r w:rsidR="7BDAE19A" w:rsidRPr="5D08E63E">
        <w:rPr>
          <w:b/>
          <w:bCs/>
          <w:sz w:val="24"/>
          <w:szCs w:val="24"/>
        </w:rPr>
        <w:t xml:space="preserve"> </w:t>
      </w:r>
      <w:r w:rsidR="37C3EB22" w:rsidRPr="5D08E63E">
        <w:rPr>
          <w:b/>
          <w:bCs/>
          <w:sz w:val="24"/>
          <w:szCs w:val="24"/>
        </w:rPr>
        <w:t xml:space="preserve">- </w:t>
      </w:r>
      <w:proofErr w:type="spellStart"/>
      <w:r w:rsidR="42F4FA1C" w:rsidRPr="5D08E63E">
        <w:rPr>
          <w:b/>
          <w:bCs/>
          <w:sz w:val="24"/>
          <w:szCs w:val="24"/>
        </w:rPr>
        <w:t>MotorLink</w:t>
      </w:r>
      <w:proofErr w:type="spellEnd"/>
    </w:p>
    <w:p w14:paraId="0A37501D" w14:textId="77777777" w:rsidR="00703779" w:rsidRDefault="00703779">
      <w:pPr>
        <w:rPr>
          <w:sz w:val="24"/>
          <w:szCs w:val="24"/>
          <w:u w:val="single"/>
        </w:rPr>
      </w:pPr>
    </w:p>
    <w:p w14:paraId="5DAB6C7B" w14:textId="77777777" w:rsidR="00703779" w:rsidRDefault="00703779">
      <w:pPr>
        <w:rPr>
          <w:sz w:val="24"/>
          <w:szCs w:val="24"/>
          <w:u w:val="single"/>
        </w:rPr>
      </w:pPr>
    </w:p>
    <w:p w14:paraId="1EAC4147" w14:textId="5554B70C" w:rsidR="00703779" w:rsidRDefault="00E13AC0">
      <w:pPr>
        <w:rPr>
          <w:sz w:val="24"/>
          <w:szCs w:val="24"/>
          <w:u w:val="single"/>
        </w:rPr>
      </w:pPr>
      <w:r w:rsidRPr="5D08E63E">
        <w:rPr>
          <w:b/>
          <w:bCs/>
          <w:sz w:val="24"/>
          <w:szCs w:val="24"/>
          <w:u w:val="single"/>
        </w:rPr>
        <w:t>Número de Equipo:</w:t>
      </w:r>
      <w:r w:rsidR="68235945" w:rsidRPr="5D08E63E">
        <w:rPr>
          <w:b/>
          <w:bCs/>
          <w:sz w:val="24"/>
          <w:szCs w:val="24"/>
          <w:u w:val="single"/>
        </w:rPr>
        <w:t xml:space="preserve"> 02</w:t>
      </w:r>
    </w:p>
    <w:p w14:paraId="4D31F922" w14:textId="77777777" w:rsidR="00703779" w:rsidRDefault="00E13AC0">
      <w:pPr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Integrantes Equipo de Proyecto</w:t>
      </w:r>
    </w:p>
    <w:p w14:paraId="02EB378F" w14:textId="77777777" w:rsidR="00703779" w:rsidRDefault="00703779">
      <w:pPr>
        <w:rPr>
          <w:sz w:val="24"/>
          <w:szCs w:val="24"/>
          <w:u w:val="single"/>
        </w:rPr>
      </w:pPr>
    </w:p>
    <w:tbl>
      <w:tblPr>
        <w:tblStyle w:val="a"/>
        <w:tblW w:w="9105" w:type="dxa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3075"/>
        <w:gridCol w:w="4050"/>
      </w:tblGrid>
      <w:tr w:rsidR="00703779" w14:paraId="04FC540D" w14:textId="77777777" w:rsidTr="5D08E63E">
        <w:trPr>
          <w:cantSplit/>
          <w:tblHeader/>
        </w:trPr>
        <w:tc>
          <w:tcPr>
            <w:tcW w:w="1980" w:type="dxa"/>
            <w:shd w:val="clear" w:color="auto" w:fill="000000" w:themeFill="text1"/>
          </w:tcPr>
          <w:p w14:paraId="7667DB59" w14:textId="77777777" w:rsidR="00703779" w:rsidRDefault="00E13AC0">
            <w:pPr>
              <w:widowControl w:val="0"/>
              <w:spacing w:before="40" w:after="40" w:line="288" w:lineRule="auto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DNI</w:t>
            </w:r>
          </w:p>
        </w:tc>
        <w:tc>
          <w:tcPr>
            <w:tcW w:w="3075" w:type="dxa"/>
            <w:shd w:val="clear" w:color="auto" w:fill="000000" w:themeFill="text1"/>
          </w:tcPr>
          <w:p w14:paraId="67D95E88" w14:textId="77777777" w:rsidR="00703779" w:rsidRDefault="00E13AC0">
            <w:pPr>
              <w:widowControl w:val="0"/>
              <w:spacing w:before="40" w:after="40" w:line="288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Nombre</w:t>
            </w:r>
          </w:p>
        </w:tc>
        <w:tc>
          <w:tcPr>
            <w:tcW w:w="4050" w:type="dxa"/>
            <w:shd w:val="clear" w:color="auto" w:fill="000000" w:themeFill="text1"/>
          </w:tcPr>
          <w:p w14:paraId="53E907B8" w14:textId="77777777" w:rsidR="00703779" w:rsidRDefault="00E13AC0">
            <w:pPr>
              <w:widowControl w:val="0"/>
              <w:spacing w:before="40" w:after="40" w:line="288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E-Mail</w:t>
            </w:r>
          </w:p>
        </w:tc>
      </w:tr>
      <w:tr w:rsidR="00703779" w14:paraId="6A05A809" w14:textId="77777777" w:rsidTr="5D08E63E">
        <w:trPr>
          <w:cantSplit/>
          <w:tblHeader/>
        </w:trPr>
        <w:tc>
          <w:tcPr>
            <w:tcW w:w="1980" w:type="dxa"/>
          </w:tcPr>
          <w:p w14:paraId="5A39BBE3" w14:textId="7071B6DA" w:rsidR="00703779" w:rsidRDefault="56F595C6">
            <w:pPr>
              <w:keepLines/>
              <w:widowControl w:val="0"/>
              <w:spacing w:after="120"/>
              <w:jc w:val="right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42656604</w:t>
            </w:r>
          </w:p>
        </w:tc>
        <w:tc>
          <w:tcPr>
            <w:tcW w:w="3075" w:type="dxa"/>
          </w:tcPr>
          <w:p w14:paraId="41C8F396" w14:textId="1F8D0939" w:rsidR="00703779" w:rsidRDefault="56F595C6">
            <w:pPr>
              <w:keepLines/>
              <w:widowControl w:val="0"/>
              <w:spacing w:after="120"/>
              <w:ind w:left="175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Jorge Luis Lopez</w:t>
            </w:r>
          </w:p>
        </w:tc>
        <w:tc>
          <w:tcPr>
            <w:tcW w:w="4050" w:type="dxa"/>
          </w:tcPr>
          <w:p w14:paraId="72A3D3EC" w14:textId="6F4A123F" w:rsidR="00703779" w:rsidRDefault="617D65AB" w:rsidP="5D08E63E">
            <w:pPr>
              <w:keepLines/>
              <w:widowControl w:val="0"/>
              <w:spacing w:after="120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jorgellopez@alumno.unlam.edu.ar</w:t>
            </w:r>
          </w:p>
        </w:tc>
      </w:tr>
      <w:tr w:rsidR="00703779" w14:paraId="0D0B940D" w14:textId="77777777" w:rsidTr="5D08E63E">
        <w:trPr>
          <w:cantSplit/>
          <w:tblHeader/>
        </w:trPr>
        <w:tc>
          <w:tcPr>
            <w:tcW w:w="1980" w:type="dxa"/>
          </w:tcPr>
          <w:p w14:paraId="0E27B00A" w14:textId="5FB9A0FC" w:rsidR="00703779" w:rsidRDefault="4E5840DD">
            <w:pPr>
              <w:keepLines/>
              <w:widowControl w:val="0"/>
              <w:spacing w:after="120"/>
              <w:jc w:val="right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39066715</w:t>
            </w:r>
          </w:p>
        </w:tc>
        <w:tc>
          <w:tcPr>
            <w:tcW w:w="3075" w:type="dxa"/>
          </w:tcPr>
          <w:p w14:paraId="60061E4C" w14:textId="44E717EB" w:rsidR="00703779" w:rsidRDefault="4E5840DD">
            <w:pPr>
              <w:keepLines/>
              <w:widowControl w:val="0"/>
              <w:spacing w:after="120"/>
              <w:ind w:left="175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 xml:space="preserve">Federico Nicolas </w:t>
            </w:r>
            <w:proofErr w:type="spellStart"/>
            <w:r w:rsidRPr="5D08E63E">
              <w:rPr>
                <w:sz w:val="24"/>
                <w:szCs w:val="24"/>
              </w:rPr>
              <w:t>Loiero</w:t>
            </w:r>
            <w:proofErr w:type="spellEnd"/>
          </w:p>
        </w:tc>
        <w:tc>
          <w:tcPr>
            <w:tcW w:w="4050" w:type="dxa"/>
          </w:tcPr>
          <w:p w14:paraId="44EAFD9C" w14:textId="33FCE33F" w:rsidR="00703779" w:rsidRDefault="4E5840DD">
            <w:pPr>
              <w:keepLines/>
              <w:widowControl w:val="0"/>
              <w:spacing w:after="120"/>
              <w:ind w:left="175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floiero@alumno.unlam.edu.ar</w:t>
            </w:r>
          </w:p>
        </w:tc>
      </w:tr>
      <w:tr w:rsidR="00703779" w14:paraId="4B94D5A5" w14:textId="77777777" w:rsidTr="5D08E63E">
        <w:trPr>
          <w:cantSplit/>
          <w:tblHeader/>
        </w:trPr>
        <w:tc>
          <w:tcPr>
            <w:tcW w:w="1980" w:type="dxa"/>
          </w:tcPr>
          <w:p w14:paraId="3DEEC669" w14:textId="69E20155" w:rsidR="00703779" w:rsidRDefault="6C236FD8">
            <w:pPr>
              <w:keepLines/>
              <w:widowControl w:val="0"/>
              <w:spacing w:after="120"/>
              <w:jc w:val="right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37804899</w:t>
            </w:r>
          </w:p>
        </w:tc>
        <w:tc>
          <w:tcPr>
            <w:tcW w:w="3075" w:type="dxa"/>
          </w:tcPr>
          <w:p w14:paraId="3656B9AB" w14:textId="4F789A09" w:rsidR="00703779" w:rsidRDefault="6C236FD8">
            <w:pPr>
              <w:keepLines/>
              <w:widowControl w:val="0"/>
              <w:spacing w:after="120"/>
              <w:ind w:left="175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 xml:space="preserve">Federico Maximiliano </w:t>
            </w:r>
            <w:proofErr w:type="spellStart"/>
            <w:r w:rsidRPr="5D08E63E">
              <w:rPr>
                <w:sz w:val="24"/>
                <w:szCs w:val="24"/>
              </w:rPr>
              <w:t>Rossendy</w:t>
            </w:r>
            <w:proofErr w:type="spellEnd"/>
          </w:p>
        </w:tc>
        <w:tc>
          <w:tcPr>
            <w:tcW w:w="4050" w:type="dxa"/>
          </w:tcPr>
          <w:p w14:paraId="45FB0818" w14:textId="3645B487" w:rsidR="00703779" w:rsidRDefault="6D279B4D">
            <w:pPr>
              <w:keepLines/>
              <w:widowControl w:val="0"/>
              <w:spacing w:after="120"/>
              <w:ind w:left="175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frossendy@alumno.unlam.edu.ar</w:t>
            </w:r>
          </w:p>
        </w:tc>
      </w:tr>
      <w:tr w:rsidR="00703779" w14:paraId="049F31CB" w14:textId="77777777" w:rsidTr="5D08E63E">
        <w:trPr>
          <w:cantSplit/>
          <w:tblHeader/>
        </w:trPr>
        <w:tc>
          <w:tcPr>
            <w:tcW w:w="1980" w:type="dxa"/>
          </w:tcPr>
          <w:p w14:paraId="53128261" w14:textId="77777777" w:rsidR="00703779" w:rsidRDefault="00703779">
            <w:pPr>
              <w:keepLines/>
              <w:widowControl w:val="0"/>
              <w:spacing w:after="120"/>
              <w:jc w:val="right"/>
              <w:rPr>
                <w:sz w:val="24"/>
                <w:szCs w:val="24"/>
              </w:rPr>
            </w:pPr>
          </w:p>
        </w:tc>
        <w:tc>
          <w:tcPr>
            <w:tcW w:w="3075" w:type="dxa"/>
          </w:tcPr>
          <w:p w14:paraId="62486C05" w14:textId="77777777" w:rsidR="00703779" w:rsidRDefault="00703779">
            <w:pPr>
              <w:keepLines/>
              <w:widowControl w:val="0"/>
              <w:spacing w:after="120"/>
              <w:ind w:left="175"/>
              <w:rPr>
                <w:sz w:val="24"/>
                <w:szCs w:val="24"/>
              </w:rPr>
            </w:pPr>
          </w:p>
        </w:tc>
        <w:tc>
          <w:tcPr>
            <w:tcW w:w="4050" w:type="dxa"/>
          </w:tcPr>
          <w:p w14:paraId="4101652C" w14:textId="77777777" w:rsidR="00703779" w:rsidRDefault="00703779">
            <w:pPr>
              <w:keepLines/>
              <w:widowControl w:val="0"/>
              <w:spacing w:after="120"/>
              <w:ind w:left="175"/>
              <w:rPr>
                <w:sz w:val="24"/>
                <w:szCs w:val="24"/>
              </w:rPr>
            </w:pPr>
          </w:p>
        </w:tc>
      </w:tr>
      <w:tr w:rsidR="00703779" w14:paraId="4B99056E" w14:textId="77777777" w:rsidTr="5D08E63E">
        <w:trPr>
          <w:cantSplit/>
          <w:tblHeader/>
        </w:trPr>
        <w:tc>
          <w:tcPr>
            <w:tcW w:w="1980" w:type="dxa"/>
          </w:tcPr>
          <w:p w14:paraId="1299C43A" w14:textId="77777777" w:rsidR="00703779" w:rsidRDefault="00703779">
            <w:pPr>
              <w:keepLines/>
              <w:widowControl w:val="0"/>
              <w:spacing w:after="120"/>
              <w:jc w:val="right"/>
              <w:rPr>
                <w:sz w:val="24"/>
                <w:szCs w:val="24"/>
              </w:rPr>
            </w:pPr>
          </w:p>
        </w:tc>
        <w:tc>
          <w:tcPr>
            <w:tcW w:w="3075" w:type="dxa"/>
          </w:tcPr>
          <w:p w14:paraId="4DDBEF00" w14:textId="77777777" w:rsidR="00703779" w:rsidRDefault="00703779">
            <w:pPr>
              <w:keepLines/>
              <w:widowControl w:val="0"/>
              <w:spacing w:after="120"/>
              <w:ind w:left="175"/>
              <w:rPr>
                <w:sz w:val="24"/>
                <w:szCs w:val="24"/>
              </w:rPr>
            </w:pPr>
          </w:p>
        </w:tc>
        <w:tc>
          <w:tcPr>
            <w:tcW w:w="4050" w:type="dxa"/>
          </w:tcPr>
          <w:p w14:paraId="3461D779" w14:textId="77777777" w:rsidR="00703779" w:rsidRDefault="00703779">
            <w:pPr>
              <w:keepLines/>
              <w:widowControl w:val="0"/>
              <w:spacing w:after="120"/>
              <w:ind w:left="175"/>
              <w:rPr>
                <w:sz w:val="24"/>
                <w:szCs w:val="24"/>
              </w:rPr>
            </w:pPr>
          </w:p>
        </w:tc>
      </w:tr>
    </w:tbl>
    <w:p w14:paraId="3CF2D8B6" w14:textId="77777777" w:rsidR="00703779" w:rsidRDefault="00703779">
      <w:pPr>
        <w:spacing w:before="240"/>
        <w:rPr>
          <w:b/>
          <w:sz w:val="24"/>
          <w:szCs w:val="24"/>
          <w:u w:val="single"/>
        </w:rPr>
      </w:pPr>
    </w:p>
    <w:p w14:paraId="0FB78278" w14:textId="77777777" w:rsidR="00703779" w:rsidRDefault="00703779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jc w:val="right"/>
        <w:rPr>
          <w:color w:val="003366"/>
          <w:sz w:val="24"/>
          <w:szCs w:val="24"/>
          <w:u w:val="single"/>
        </w:rPr>
      </w:pPr>
    </w:p>
    <w:p w14:paraId="1FC39945" w14:textId="77777777" w:rsidR="00703779" w:rsidRDefault="00E13AC0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firstLine="708"/>
        <w:jc w:val="right"/>
        <w:rPr>
          <w:b/>
          <w:color w:val="003366"/>
          <w:sz w:val="24"/>
          <w:szCs w:val="24"/>
        </w:rPr>
      </w:pPr>
      <w:r>
        <w:br w:type="page"/>
      </w:r>
    </w:p>
    <w:p w14:paraId="0562CB0E" w14:textId="3FE756E2" w:rsidR="00703779" w:rsidRDefault="00E13AC0" w:rsidP="5D08E63E">
      <w:pPr>
        <w:keepNext/>
        <w:pBdr>
          <w:bottom w:val="single" w:sz="4" w:space="1" w:color="000000"/>
        </w:pBdr>
        <w:rPr>
          <w:b/>
          <w:bCs/>
          <w:color w:val="003366"/>
          <w:sz w:val="24"/>
          <w:szCs w:val="24"/>
        </w:rPr>
      </w:pPr>
      <w:r w:rsidRPr="5D08E63E">
        <w:rPr>
          <w:b/>
          <w:bCs/>
          <w:color w:val="003366"/>
          <w:sz w:val="24"/>
          <w:szCs w:val="24"/>
        </w:rPr>
        <w:lastRenderedPageBreak/>
        <w:t>ÍNDICE</w:t>
      </w:r>
    </w:p>
    <w:sdt>
      <w:sdtPr>
        <w:id w:val="456812689"/>
        <w:docPartObj>
          <w:docPartGallery w:val="Table of Contents"/>
          <w:docPartUnique/>
        </w:docPartObj>
      </w:sdtPr>
      <w:sdtContent>
        <w:p w14:paraId="6217D003" w14:textId="56827913" w:rsidR="00EF21E2" w:rsidRDefault="540ED12E">
          <w:pPr>
            <w:pStyle w:val="TDC1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r>
            <w:fldChar w:fldCharType="begin"/>
          </w:r>
          <w:r w:rsidR="00703779">
            <w:instrText>TOC \o "1-9" \z \u \h</w:instrText>
          </w:r>
          <w:r>
            <w:fldChar w:fldCharType="separate"/>
          </w:r>
          <w:hyperlink w:anchor="_Toc171031487" w:history="1">
            <w:r w:rsidR="00EF21E2" w:rsidRPr="00490176">
              <w:rPr>
                <w:rStyle w:val="Hipervnculo"/>
                <w:noProof/>
              </w:rPr>
              <w:t>1.Visión Preliminar</w:t>
            </w:r>
            <w:r w:rsidR="00EF21E2">
              <w:rPr>
                <w:noProof/>
                <w:webHidden/>
              </w:rPr>
              <w:tab/>
            </w:r>
            <w:r w:rsidR="00EF21E2">
              <w:rPr>
                <w:noProof/>
                <w:webHidden/>
              </w:rPr>
              <w:fldChar w:fldCharType="begin"/>
            </w:r>
            <w:r w:rsidR="00EF21E2">
              <w:rPr>
                <w:noProof/>
                <w:webHidden/>
              </w:rPr>
              <w:instrText xml:space="preserve"> PAGEREF _Toc171031487 \h </w:instrText>
            </w:r>
            <w:r w:rsidR="00EF21E2">
              <w:rPr>
                <w:noProof/>
                <w:webHidden/>
              </w:rPr>
            </w:r>
            <w:r w:rsidR="00EF21E2">
              <w:rPr>
                <w:noProof/>
                <w:webHidden/>
              </w:rPr>
              <w:fldChar w:fldCharType="separate"/>
            </w:r>
            <w:r w:rsidR="00EF21E2">
              <w:rPr>
                <w:noProof/>
                <w:webHidden/>
              </w:rPr>
              <w:t>4</w:t>
            </w:r>
            <w:r w:rsidR="00EF21E2">
              <w:rPr>
                <w:noProof/>
                <w:webHidden/>
              </w:rPr>
              <w:fldChar w:fldCharType="end"/>
            </w:r>
          </w:hyperlink>
        </w:p>
        <w:p w14:paraId="4693DCC7" w14:textId="6ADFC968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88" w:history="1">
            <w:r w:rsidRPr="00490176">
              <w:rPr>
                <w:rStyle w:val="Hipervnculo"/>
                <w:noProof/>
              </w:rPr>
              <w:t>1.1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A865" w14:textId="0A391F59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89" w:history="1">
            <w:r w:rsidRPr="00490176">
              <w:rPr>
                <w:rStyle w:val="Hipervnculo"/>
                <w:noProof/>
              </w:rPr>
              <w:t>1.2 Límites /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DE5F7" w14:textId="45F4FB21" w:rsidR="00EF21E2" w:rsidRDefault="00EF21E2">
          <w:pPr>
            <w:pStyle w:val="TDC1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0" w:history="1">
            <w:r w:rsidRPr="00490176">
              <w:rPr>
                <w:rStyle w:val="Hipervnculo"/>
                <w:noProof/>
              </w:rPr>
              <w:t>2. Especificación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DBD7" w14:textId="335FD3E2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1" w:history="1">
            <w:r w:rsidRPr="00490176">
              <w:rPr>
                <w:rStyle w:val="Hipervnculo"/>
                <w:noProof/>
              </w:rPr>
              <w:t>2.1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DC044" w14:textId="7303886A" w:rsidR="00EF21E2" w:rsidRDefault="00EF21E2">
          <w:pPr>
            <w:pStyle w:val="TDC3"/>
            <w:tabs>
              <w:tab w:val="left" w:pos="1440"/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2" w:history="1">
            <w:r w:rsidRPr="00490176">
              <w:rPr>
                <w:rStyle w:val="Hipervnculo"/>
                <w:noProof/>
              </w:rPr>
              <w:t>2.1.1.Requerimiento Funcional: Agregar Automotor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5BF9A" w14:textId="7F85BD4D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3" w:history="1">
            <w:r w:rsidRPr="00490176">
              <w:rPr>
                <w:rStyle w:val="Hipervnculo"/>
                <w:noProof/>
              </w:rPr>
              <w:t>2.1.2. Requerimiento Funcional: Modificar Automotor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45B0D" w14:textId="599ECDD7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4" w:history="1">
            <w:r w:rsidRPr="00490176">
              <w:rPr>
                <w:rStyle w:val="Hipervnculo"/>
                <w:noProof/>
              </w:rPr>
              <w:t>2.1.3. Requerimiento Funcional: Eliminar Automotor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CEFA" w14:textId="0A2FD5D4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5" w:history="1">
            <w:r w:rsidRPr="00490176">
              <w:rPr>
                <w:rStyle w:val="Hipervnculo"/>
                <w:noProof/>
              </w:rPr>
              <w:t>2.1.4. Requerimiento Funcional: Realizar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0AB7" w14:textId="699534D4" w:rsidR="00EF21E2" w:rsidRDefault="00EF21E2">
          <w:pPr>
            <w:pStyle w:val="TDC3"/>
            <w:tabs>
              <w:tab w:val="left" w:pos="1440"/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6" w:history="1">
            <w:r w:rsidRPr="00490176">
              <w:rPr>
                <w:rStyle w:val="Hipervnculo"/>
                <w:noProof/>
              </w:rPr>
              <w:t>2.1.5. Requerimiento Funcional: Visualizar Facturas Pagadas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C34E" w14:textId="0B875F16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7" w:history="1">
            <w:r w:rsidRPr="00490176">
              <w:rPr>
                <w:rStyle w:val="Hipervnculo"/>
                <w:noProof/>
              </w:rPr>
              <w:t>2.1.6. Requerimiento Funcional: Exportar Facturas Pagadas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E6358" w14:textId="384F4BD2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8" w:history="1">
            <w:r w:rsidRPr="00490176">
              <w:rPr>
                <w:rStyle w:val="Hipervnculo"/>
                <w:noProof/>
              </w:rPr>
              <w:t>2.1.7. Requerimiento Funcional: Visualizar Comprobante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62945" w14:textId="79A1E169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499" w:history="1">
            <w:r w:rsidRPr="00490176">
              <w:rPr>
                <w:rStyle w:val="Hipervnculo"/>
                <w:noProof/>
              </w:rPr>
              <w:t>2.1.8. Requerimiento Funcional: Generar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111D" w14:textId="125BBAD4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0" w:history="1">
            <w:r w:rsidRPr="00490176">
              <w:rPr>
                <w:rStyle w:val="Hipervnculo"/>
                <w:noProof/>
              </w:rPr>
              <w:t>2.1.9. Requerimiento Funcional: Automotores Con Deuda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F3F3A" w14:textId="68AC3D26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1" w:history="1">
            <w:r w:rsidRPr="00490176">
              <w:rPr>
                <w:rStyle w:val="Hipervnculo"/>
                <w:noProof/>
              </w:rPr>
              <w:t>2.1.10. Requerimiento Funcional: Recaudación Por Municipio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98F06" w14:textId="598AA301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2" w:history="1">
            <w:r w:rsidRPr="00490176">
              <w:rPr>
                <w:rStyle w:val="Hipervnculo"/>
                <w:noProof/>
              </w:rPr>
              <w:t>2.1.11. Requerimiento Funcional: Visualizar Facturas Impagas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0DC27" w14:textId="24BB397C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3" w:history="1">
            <w:r w:rsidRPr="00490176">
              <w:rPr>
                <w:rStyle w:val="Hipervnculo"/>
                <w:noProof/>
              </w:rPr>
              <w:t>2.1.12. Requerimiento Funcional: Consultar Automotor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AB17C" w14:textId="7C75C7DF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4" w:history="1">
            <w:r w:rsidRPr="00490176">
              <w:rPr>
                <w:rStyle w:val="Hipervnculo"/>
                <w:noProof/>
              </w:rPr>
              <w:t>2.2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7E2C7" w14:textId="72C585A6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5" w:history="1">
            <w:r w:rsidRPr="00490176">
              <w:rPr>
                <w:rStyle w:val="Hipervnculo"/>
                <w:noProof/>
              </w:rPr>
              <w:t>2.2.1 Requerimientos de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3A22B" w14:textId="25DB9183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6" w:history="1">
            <w:r w:rsidRPr="00490176">
              <w:rPr>
                <w:rStyle w:val="Hipervnculo"/>
                <w:noProof/>
              </w:rPr>
              <w:t>2.2.2 Requerimientos lógicos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1619" w14:textId="45A5C965" w:rsidR="00EF21E2" w:rsidRDefault="00EF21E2">
          <w:pPr>
            <w:pStyle w:val="TDC3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7" w:history="1">
            <w:r w:rsidRPr="00490176">
              <w:rPr>
                <w:rStyle w:val="Hipervnculo"/>
                <w:noProof/>
              </w:rPr>
              <w:t>2.2.3 Restricciones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AC0D" w14:textId="55EA3C65" w:rsidR="00EF21E2" w:rsidRDefault="00EF21E2">
          <w:pPr>
            <w:pStyle w:val="TDC1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8" w:history="1">
            <w:r w:rsidRPr="00490176">
              <w:rPr>
                <w:rStyle w:val="Hipervnculo"/>
                <w:noProof/>
              </w:rPr>
              <w:t>3. 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A4903" w14:textId="585EE549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09" w:history="1">
            <w:r w:rsidRPr="00490176">
              <w:rPr>
                <w:rStyle w:val="Hipervnculo"/>
                <w:noProof/>
              </w:rPr>
              <w:t>3.1 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FCD35" w14:textId="13E46332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0" w:history="1">
            <w:r w:rsidRPr="00490176">
              <w:rPr>
                <w:rStyle w:val="Hipervnculo"/>
                <w:noProof/>
              </w:rPr>
              <w:t>3.2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05147" w14:textId="72F56FFD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1" w:history="1">
            <w:r w:rsidRPr="00490176">
              <w:rPr>
                <w:rStyle w:val="Hipervnculo"/>
                <w:noProof/>
              </w:rPr>
              <w:t>3.3 Descripción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B07A1" w14:textId="14D5840D" w:rsidR="00EF21E2" w:rsidRDefault="00EF21E2">
          <w:pPr>
            <w:pStyle w:val="TDC1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2" w:history="1">
            <w:r w:rsidRPr="00490176">
              <w:rPr>
                <w:rStyle w:val="Hipervnculo"/>
                <w:noProof/>
              </w:rPr>
              <w:t>4. Experiencia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889F" w14:textId="550C1E46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3" w:history="1">
            <w:r w:rsidRPr="00490176">
              <w:rPr>
                <w:rStyle w:val="Hipervnculo"/>
                <w:noProof/>
              </w:rPr>
              <w:t>4.1 Prototipo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6337F" w14:textId="5FF65DB8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4" w:history="1">
            <w:r w:rsidRPr="00490176">
              <w:rPr>
                <w:rStyle w:val="Hipervnculo"/>
                <w:noProof/>
              </w:rPr>
              <w:t>4.2 Wireframes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27304" w14:textId="68256897" w:rsidR="00EF21E2" w:rsidRDefault="00EF21E2">
          <w:pPr>
            <w:pStyle w:val="TDC1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5" w:history="1">
            <w:r w:rsidRPr="00490176">
              <w:rPr>
                <w:rStyle w:val="Hipervnculo"/>
                <w:noProof/>
              </w:rPr>
              <w:t>5. Arquitectura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3F29" w14:textId="0FEFC33B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6" w:history="1">
            <w:r w:rsidRPr="00490176">
              <w:rPr>
                <w:rStyle w:val="Hipervnculo"/>
                <w:noProof/>
              </w:rPr>
              <w:t>5.1 Diagrama de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AF884" w14:textId="6FB02D3F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7" w:history="1">
            <w:r w:rsidRPr="00490176">
              <w:rPr>
                <w:rStyle w:val="Hipervnculo"/>
                <w:noProof/>
              </w:rPr>
              <w:t>5.2 Frameworks / Componentes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93BA" w14:textId="29423780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8" w:history="1">
            <w:r w:rsidRPr="00490176">
              <w:rPr>
                <w:rStyle w:val="Hipervnculo"/>
                <w:noProof/>
              </w:rPr>
              <w:t>5.3 Infraestructura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C341E" w14:textId="3BF3B405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19" w:history="1">
            <w:r w:rsidRPr="00490176">
              <w:rPr>
                <w:rStyle w:val="Hipervnculo"/>
                <w:noProof/>
              </w:rPr>
              <w:t>5.4 Otros diagramas según corresponda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82BCE" w14:textId="1BE8B0F5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20" w:history="1">
            <w:r w:rsidRPr="00490176">
              <w:rPr>
                <w:rStyle w:val="Hipervnculo"/>
                <w:noProof/>
              </w:rPr>
              <w:t>5.5 Estándar de codificación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4D8F" w14:textId="5E930946" w:rsidR="00EF21E2" w:rsidRDefault="00EF21E2">
          <w:pPr>
            <w:pStyle w:val="TDC1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21" w:history="1">
            <w:r w:rsidRPr="00490176">
              <w:rPr>
                <w:rStyle w:val="Hipervnculo"/>
                <w:noProof/>
              </w:rPr>
              <w:t>6. 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D4AFB" w14:textId="4F71E911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22" w:history="1">
            <w:r w:rsidRPr="00490176">
              <w:rPr>
                <w:rStyle w:val="Hipervnculo"/>
                <w:noProof/>
              </w:rPr>
              <w:t>6.1 Diseño y ejecución de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4578" w14:textId="34C57AD3" w:rsidR="00EF21E2" w:rsidRDefault="00EF21E2">
          <w:pPr>
            <w:pStyle w:val="TDC2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23" w:history="1">
            <w:r w:rsidRPr="00490176">
              <w:rPr>
                <w:rStyle w:val="Hipervnculo"/>
                <w:noProof/>
              </w:rPr>
              <w:t>6.2 Seguimiento de fallas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FCE9A" w14:textId="658BDDCF" w:rsidR="00EF21E2" w:rsidRDefault="00EF21E2">
          <w:pPr>
            <w:pStyle w:val="TDC1"/>
            <w:tabs>
              <w:tab w:val="right" w:pos="90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1031524" w:history="1">
            <w:r w:rsidRPr="00490176">
              <w:rPr>
                <w:rStyle w:val="Hipervnculo"/>
                <w:noProof/>
              </w:rPr>
              <w:t>Anexos I. Informe de avance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_Toc171031524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1BF19" w14:textId="7805EB1E" w:rsidR="540ED12E" w:rsidRDefault="540ED12E" w:rsidP="540ED12E">
          <w:pPr>
            <w:pStyle w:val="TDC1"/>
            <w:tabs>
              <w:tab w:val="right" w:pos="9000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4CE0A41" w14:textId="77777777" w:rsidR="00703779" w:rsidRDefault="00703779" w:rsidP="540ED12E">
      <w:pPr>
        <w:tabs>
          <w:tab w:val="right" w:pos="9019"/>
        </w:tabs>
        <w:spacing w:before="200" w:after="80" w:line="240" w:lineRule="auto"/>
        <w:rPr>
          <w:b/>
          <w:bCs/>
          <w:color w:val="000000"/>
        </w:rPr>
      </w:pPr>
    </w:p>
    <w:p w14:paraId="62EBF3C5" w14:textId="2CC3FBFD" w:rsidR="00703779" w:rsidRDefault="00452C5E" w:rsidP="00452C5E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firstLine="708"/>
        <w:jc w:val="center"/>
        <w:rPr>
          <w:b/>
          <w:color w:val="003366"/>
          <w:sz w:val="24"/>
          <w:szCs w:val="24"/>
        </w:rPr>
      </w:pPr>
      <w:r>
        <w:tab/>
      </w:r>
      <w:r w:rsidR="00E13AC0">
        <w:br w:type="page"/>
      </w:r>
    </w:p>
    <w:p w14:paraId="6D98A12B" w14:textId="77777777" w:rsidR="00703779" w:rsidRDefault="00703779">
      <w:pPr>
        <w:spacing w:before="60" w:line="240" w:lineRule="auto"/>
        <w:jc w:val="right"/>
        <w:rPr>
          <w:color w:val="003366"/>
          <w:sz w:val="24"/>
          <w:szCs w:val="24"/>
        </w:rPr>
      </w:pPr>
    </w:p>
    <w:p w14:paraId="5997CC1D" w14:textId="0222924C" w:rsidR="00703779" w:rsidRPr="00D90527" w:rsidRDefault="00727FC9" w:rsidP="00D90527">
      <w:pPr>
        <w:pStyle w:val="Ttulo1"/>
        <w:spacing w:before="60"/>
        <w:ind w:left="720"/>
        <w:jc w:val="right"/>
      </w:pPr>
      <w:bookmarkStart w:id="2" w:name="_3wnha45dagay"/>
      <w:bookmarkStart w:id="3" w:name="_Toc171031487"/>
      <w:bookmarkEnd w:id="2"/>
      <w:r>
        <w:t>1</w:t>
      </w:r>
      <w:r w:rsidR="00E13AC0">
        <w:t>.Visión Preliminar</w:t>
      </w:r>
      <w:bookmarkEnd w:id="3"/>
    </w:p>
    <w:p w14:paraId="110FFD37" w14:textId="77777777" w:rsidR="00703779" w:rsidRDefault="00703779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jc w:val="right"/>
        <w:rPr>
          <w:color w:val="003366"/>
          <w:sz w:val="24"/>
          <w:szCs w:val="24"/>
        </w:rPr>
      </w:pPr>
    </w:p>
    <w:p w14:paraId="3999EF03" w14:textId="77777777" w:rsidR="00703779" w:rsidRDefault="00E13AC0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jc w:val="center"/>
        <w:rPr>
          <w:color w:val="003366"/>
          <w:sz w:val="24"/>
          <w:szCs w:val="24"/>
        </w:rPr>
      </w:pPr>
      <w:r>
        <w:rPr>
          <w:b/>
          <w:color w:val="003366"/>
          <w:sz w:val="24"/>
          <w:szCs w:val="24"/>
        </w:rPr>
        <w:t>Historia de Revisión</w:t>
      </w:r>
    </w:p>
    <w:p w14:paraId="6B699379" w14:textId="77777777" w:rsidR="00703779" w:rsidRDefault="00703779">
      <w:pPr>
        <w:rPr>
          <w:sz w:val="24"/>
          <w:szCs w:val="24"/>
        </w:rPr>
      </w:pPr>
    </w:p>
    <w:tbl>
      <w:tblPr>
        <w:tblStyle w:val="a3"/>
        <w:tblW w:w="9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8"/>
        <w:gridCol w:w="1488"/>
        <w:gridCol w:w="4749"/>
        <w:gridCol w:w="1705"/>
      </w:tblGrid>
      <w:tr w:rsidR="00703779" w14:paraId="3FC9A0A6" w14:textId="77777777">
        <w:trPr>
          <w:cantSplit/>
          <w:tblHeader/>
        </w:trPr>
        <w:tc>
          <w:tcPr>
            <w:tcW w:w="1488" w:type="dxa"/>
            <w:shd w:val="clear" w:color="auto" w:fill="CCCCCC"/>
          </w:tcPr>
          <w:p w14:paraId="48FF8E3E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1488" w:type="dxa"/>
            <w:shd w:val="clear" w:color="auto" w:fill="CCCCCC"/>
          </w:tcPr>
          <w:p w14:paraId="745F5C4E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4749" w:type="dxa"/>
            <w:shd w:val="clear" w:color="auto" w:fill="CCCCCC"/>
          </w:tcPr>
          <w:p w14:paraId="7CF7CAE3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1705" w:type="dxa"/>
            <w:shd w:val="clear" w:color="auto" w:fill="CCCCCC"/>
          </w:tcPr>
          <w:p w14:paraId="4C320DDC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703779" w14:paraId="3FE9F23F" w14:textId="77777777">
        <w:trPr>
          <w:cantSplit/>
          <w:tblHeader/>
        </w:trPr>
        <w:tc>
          <w:tcPr>
            <w:tcW w:w="1488" w:type="dxa"/>
          </w:tcPr>
          <w:p w14:paraId="1F72F646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488" w:type="dxa"/>
          </w:tcPr>
          <w:p w14:paraId="08CE6F91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4749" w:type="dxa"/>
          </w:tcPr>
          <w:p w14:paraId="61CDCEAD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14:paraId="6BB9E253" w14:textId="77777777" w:rsidR="00703779" w:rsidRDefault="00703779">
            <w:pPr>
              <w:rPr>
                <w:sz w:val="24"/>
                <w:szCs w:val="24"/>
              </w:rPr>
            </w:pPr>
          </w:p>
        </w:tc>
      </w:tr>
      <w:tr w:rsidR="00703779" w14:paraId="23DE523C" w14:textId="77777777">
        <w:trPr>
          <w:cantSplit/>
          <w:trHeight w:val="60"/>
          <w:tblHeader/>
        </w:trPr>
        <w:tc>
          <w:tcPr>
            <w:tcW w:w="1488" w:type="dxa"/>
          </w:tcPr>
          <w:p w14:paraId="52E56223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488" w:type="dxa"/>
          </w:tcPr>
          <w:p w14:paraId="07547A01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4749" w:type="dxa"/>
          </w:tcPr>
          <w:p w14:paraId="5043CB0F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14:paraId="07459315" w14:textId="77777777" w:rsidR="00703779" w:rsidRDefault="00703779">
            <w:pPr>
              <w:rPr>
                <w:sz w:val="24"/>
                <w:szCs w:val="24"/>
              </w:rPr>
            </w:pPr>
          </w:p>
        </w:tc>
      </w:tr>
    </w:tbl>
    <w:p w14:paraId="6537F28F" w14:textId="77777777" w:rsidR="00703779" w:rsidRDefault="00703779">
      <w:pPr>
        <w:rPr>
          <w:sz w:val="24"/>
          <w:szCs w:val="24"/>
        </w:rPr>
      </w:pPr>
    </w:p>
    <w:p w14:paraId="6DFB9E20" w14:textId="77777777" w:rsidR="00703779" w:rsidRDefault="00703779">
      <w:pPr>
        <w:rPr>
          <w:sz w:val="24"/>
          <w:szCs w:val="24"/>
        </w:rPr>
      </w:pPr>
    </w:p>
    <w:p w14:paraId="41AAA872" w14:textId="77777777" w:rsidR="00703779" w:rsidRDefault="00727FC9">
      <w:pPr>
        <w:pStyle w:val="Ttulo2"/>
        <w:widowControl w:val="0"/>
      </w:pPr>
      <w:bookmarkStart w:id="4" w:name="_Toc171031488"/>
      <w:r>
        <w:t>1</w:t>
      </w:r>
      <w:r w:rsidR="00E13AC0">
        <w:t>.1 Alcance</w:t>
      </w:r>
      <w:bookmarkEnd w:id="4"/>
    </w:p>
    <w:p w14:paraId="70DF9E56" w14:textId="6225E4F5" w:rsidR="00703779" w:rsidRDefault="2E6A1B01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66D28B24">
        <w:rPr>
          <w:sz w:val="24"/>
          <w:szCs w:val="24"/>
        </w:rPr>
        <w:t>Registrar e</w:t>
      </w:r>
      <w:r w:rsidR="61792F15" w:rsidRPr="66D28B24">
        <w:rPr>
          <w:sz w:val="24"/>
          <w:szCs w:val="24"/>
        </w:rPr>
        <w:t>l dominio</w:t>
      </w:r>
      <w:r w:rsidRPr="66D28B24">
        <w:rPr>
          <w:sz w:val="24"/>
          <w:szCs w:val="24"/>
        </w:rPr>
        <w:t xml:space="preserve"> de los automóviles en distintos municipios</w:t>
      </w:r>
      <w:r w:rsidR="20846352" w:rsidRPr="66D28B24">
        <w:rPr>
          <w:sz w:val="24"/>
          <w:szCs w:val="24"/>
        </w:rPr>
        <w:t>.</w:t>
      </w:r>
    </w:p>
    <w:p w14:paraId="6558285D" w14:textId="7CC16580" w:rsidR="363211EA" w:rsidRDefault="363211EA" w:rsidP="363211EA">
      <w:pPr>
        <w:rPr>
          <w:sz w:val="24"/>
          <w:szCs w:val="24"/>
        </w:rPr>
      </w:pPr>
    </w:p>
    <w:p w14:paraId="0D8B7AB3" w14:textId="044EAC3A" w:rsidR="6649A14D" w:rsidRDefault="39FCB4F2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66D28B24">
        <w:rPr>
          <w:sz w:val="24"/>
          <w:szCs w:val="24"/>
        </w:rPr>
        <w:t xml:space="preserve">Modificar </w:t>
      </w:r>
      <w:r w:rsidR="330FEBBC" w:rsidRPr="66D28B24">
        <w:rPr>
          <w:sz w:val="24"/>
          <w:szCs w:val="24"/>
        </w:rPr>
        <w:t>el titular y el municipio a través de</w:t>
      </w:r>
      <w:r w:rsidR="1AF8A4AC" w:rsidRPr="66D28B24">
        <w:rPr>
          <w:sz w:val="24"/>
          <w:szCs w:val="24"/>
        </w:rPr>
        <w:t>l dominio</w:t>
      </w:r>
      <w:r w:rsidRPr="66D28B24">
        <w:rPr>
          <w:sz w:val="24"/>
          <w:szCs w:val="24"/>
        </w:rPr>
        <w:t xml:space="preserve"> del cliente si este tiene tal </w:t>
      </w:r>
      <w:r w:rsidR="57EBB04B" w:rsidRPr="66D28B24">
        <w:rPr>
          <w:sz w:val="24"/>
          <w:szCs w:val="24"/>
        </w:rPr>
        <w:t>vehículo</w:t>
      </w:r>
      <w:r w:rsidRPr="66D28B24">
        <w:rPr>
          <w:sz w:val="24"/>
          <w:szCs w:val="24"/>
        </w:rPr>
        <w:t xml:space="preserve"> registrado en un municipio</w:t>
      </w:r>
      <w:r w:rsidR="02140DFB" w:rsidRPr="66D28B24">
        <w:rPr>
          <w:sz w:val="24"/>
          <w:szCs w:val="24"/>
        </w:rPr>
        <w:t>.</w:t>
      </w:r>
    </w:p>
    <w:p w14:paraId="5FD9AF98" w14:textId="7AA7FF3E" w:rsidR="363211EA" w:rsidRDefault="363211EA" w:rsidP="363211EA">
      <w:pPr>
        <w:rPr>
          <w:sz w:val="24"/>
          <w:szCs w:val="24"/>
        </w:rPr>
      </w:pPr>
    </w:p>
    <w:p w14:paraId="65C331A3" w14:textId="2A5F8F91" w:rsidR="6649A14D" w:rsidRDefault="6649A14D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363211EA">
        <w:rPr>
          <w:sz w:val="24"/>
          <w:szCs w:val="24"/>
        </w:rPr>
        <w:t xml:space="preserve">Solo </w:t>
      </w:r>
      <w:r w:rsidR="4F467FD4" w:rsidRPr="363211EA">
        <w:rPr>
          <w:sz w:val="24"/>
          <w:szCs w:val="24"/>
        </w:rPr>
        <w:t>existirá</w:t>
      </w:r>
      <w:r w:rsidRPr="363211EA">
        <w:rPr>
          <w:sz w:val="24"/>
          <w:szCs w:val="24"/>
        </w:rPr>
        <w:t xml:space="preserve"> un municipio entre otros.</w:t>
      </w:r>
    </w:p>
    <w:p w14:paraId="0232A6FE" w14:textId="0E2B29D6" w:rsidR="363211EA" w:rsidRDefault="363211EA" w:rsidP="363211EA">
      <w:pPr>
        <w:rPr>
          <w:sz w:val="24"/>
          <w:szCs w:val="24"/>
        </w:rPr>
      </w:pPr>
    </w:p>
    <w:p w14:paraId="2F7217FA" w14:textId="3D58E320" w:rsidR="515B94AB" w:rsidRDefault="6C27EEC0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66D28B24">
        <w:rPr>
          <w:sz w:val="24"/>
          <w:szCs w:val="24"/>
        </w:rPr>
        <w:t xml:space="preserve">Los </w:t>
      </w:r>
      <w:r w:rsidR="73934D2A" w:rsidRPr="66D28B24">
        <w:rPr>
          <w:sz w:val="24"/>
          <w:szCs w:val="24"/>
        </w:rPr>
        <w:t>vehículos</w:t>
      </w:r>
      <w:r w:rsidRPr="66D28B24">
        <w:rPr>
          <w:sz w:val="24"/>
          <w:szCs w:val="24"/>
        </w:rPr>
        <w:t xml:space="preserve"> contaran con u</w:t>
      </w:r>
      <w:r w:rsidR="318D6B5C" w:rsidRPr="66D28B24">
        <w:rPr>
          <w:sz w:val="24"/>
          <w:szCs w:val="24"/>
        </w:rPr>
        <w:t>n dominio</w:t>
      </w:r>
      <w:r w:rsidRPr="66D28B24">
        <w:rPr>
          <w:sz w:val="24"/>
          <w:szCs w:val="24"/>
        </w:rPr>
        <w:t xml:space="preserve">. </w:t>
      </w:r>
    </w:p>
    <w:p w14:paraId="00765EB8" w14:textId="6E916B5A" w:rsidR="363211EA" w:rsidRDefault="363211EA" w:rsidP="363211EA">
      <w:pPr>
        <w:rPr>
          <w:sz w:val="24"/>
          <w:szCs w:val="24"/>
        </w:rPr>
      </w:pPr>
    </w:p>
    <w:p w14:paraId="5AA4EC08" w14:textId="31B9ECF0" w:rsidR="515B94AB" w:rsidRDefault="515B94AB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363211EA">
        <w:rPr>
          <w:sz w:val="24"/>
          <w:szCs w:val="24"/>
        </w:rPr>
        <w:t xml:space="preserve">Los pagos se abonarán en una cuota fija y no se </w:t>
      </w:r>
      <w:r w:rsidR="6DD08E05" w:rsidRPr="363211EA">
        <w:rPr>
          <w:sz w:val="24"/>
          <w:szCs w:val="24"/>
        </w:rPr>
        <w:t>podrá</w:t>
      </w:r>
      <w:r w:rsidRPr="363211EA">
        <w:rPr>
          <w:sz w:val="24"/>
          <w:szCs w:val="24"/>
        </w:rPr>
        <w:t xml:space="preserve"> pagar en partes</w:t>
      </w:r>
      <w:r w:rsidR="5A4D5E9E" w:rsidRPr="363211EA">
        <w:rPr>
          <w:sz w:val="24"/>
          <w:szCs w:val="24"/>
        </w:rPr>
        <w:t>.</w:t>
      </w:r>
    </w:p>
    <w:p w14:paraId="661813E1" w14:textId="5E83B002" w:rsidR="363211EA" w:rsidRDefault="363211EA" w:rsidP="363211EA">
      <w:pPr>
        <w:rPr>
          <w:sz w:val="24"/>
          <w:szCs w:val="24"/>
        </w:rPr>
      </w:pPr>
    </w:p>
    <w:p w14:paraId="4B6CE7F0" w14:textId="55031449" w:rsidR="260E8D8F" w:rsidRDefault="260E8D8F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363211EA">
        <w:rPr>
          <w:sz w:val="24"/>
          <w:szCs w:val="24"/>
        </w:rPr>
        <w:t xml:space="preserve">El dominio permite que los </w:t>
      </w:r>
      <w:r w:rsidR="7B51395A" w:rsidRPr="363211EA">
        <w:rPr>
          <w:sz w:val="24"/>
          <w:szCs w:val="24"/>
        </w:rPr>
        <w:t>automóviles</w:t>
      </w:r>
      <w:r w:rsidRPr="363211EA">
        <w:rPr>
          <w:sz w:val="24"/>
          <w:szCs w:val="24"/>
        </w:rPr>
        <w:t xml:space="preserve"> </w:t>
      </w:r>
      <w:r w:rsidR="463F4CF9" w:rsidRPr="363211EA">
        <w:rPr>
          <w:sz w:val="24"/>
          <w:szCs w:val="24"/>
        </w:rPr>
        <w:t>tengan un solo titular.</w:t>
      </w:r>
    </w:p>
    <w:p w14:paraId="356255BB" w14:textId="50ECA29E" w:rsidR="363211EA" w:rsidRDefault="363211EA" w:rsidP="363211EA">
      <w:pPr>
        <w:rPr>
          <w:sz w:val="24"/>
          <w:szCs w:val="24"/>
        </w:rPr>
      </w:pPr>
    </w:p>
    <w:p w14:paraId="0BBA01C2" w14:textId="6DE60188" w:rsidR="395EAC74" w:rsidRDefault="395EAC74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363211EA">
        <w:rPr>
          <w:sz w:val="24"/>
          <w:szCs w:val="24"/>
        </w:rPr>
        <w:t xml:space="preserve">El pago se realizará una vez por mes. </w:t>
      </w:r>
    </w:p>
    <w:p w14:paraId="62BB1C62" w14:textId="68BBA803" w:rsidR="363211EA" w:rsidRDefault="363211EA" w:rsidP="363211EA">
      <w:pPr>
        <w:rPr>
          <w:sz w:val="24"/>
          <w:szCs w:val="24"/>
        </w:rPr>
      </w:pPr>
    </w:p>
    <w:p w14:paraId="5F0743E3" w14:textId="2F7A06E5" w:rsidR="77A7B2DA" w:rsidRDefault="49FBEFE4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66D28B24">
        <w:rPr>
          <w:sz w:val="24"/>
          <w:szCs w:val="24"/>
        </w:rPr>
        <w:t>El sistema almacenara e</w:t>
      </w:r>
      <w:r w:rsidR="275C3320" w:rsidRPr="66D28B24">
        <w:rPr>
          <w:sz w:val="24"/>
          <w:szCs w:val="24"/>
        </w:rPr>
        <w:t>l dominio</w:t>
      </w:r>
      <w:r w:rsidRPr="66D28B24">
        <w:rPr>
          <w:sz w:val="24"/>
          <w:szCs w:val="24"/>
        </w:rPr>
        <w:t>, fecha, mes a pagar y monto ingresado.</w:t>
      </w:r>
    </w:p>
    <w:p w14:paraId="36C675A1" w14:textId="1192A9E8" w:rsidR="363211EA" w:rsidRDefault="363211EA" w:rsidP="363211EA">
      <w:pPr>
        <w:rPr>
          <w:sz w:val="24"/>
          <w:szCs w:val="24"/>
        </w:rPr>
      </w:pPr>
    </w:p>
    <w:p w14:paraId="5CEAA7D3" w14:textId="49545779" w:rsidR="2A039D66" w:rsidRDefault="03670420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66D28B24">
        <w:rPr>
          <w:sz w:val="24"/>
          <w:szCs w:val="24"/>
        </w:rPr>
        <w:t xml:space="preserve">Los autos solo tienen un </w:t>
      </w:r>
      <w:r w:rsidR="57AF32D2" w:rsidRPr="66D28B24">
        <w:rPr>
          <w:sz w:val="24"/>
          <w:szCs w:val="24"/>
        </w:rPr>
        <w:t>únic</w:t>
      </w:r>
      <w:r w:rsidR="3DA867AC" w:rsidRPr="66D28B24">
        <w:rPr>
          <w:sz w:val="24"/>
          <w:szCs w:val="24"/>
        </w:rPr>
        <w:t>o</w:t>
      </w:r>
      <w:r w:rsidRPr="66D28B24">
        <w:rPr>
          <w:sz w:val="24"/>
          <w:szCs w:val="24"/>
        </w:rPr>
        <w:t xml:space="preserve"> </w:t>
      </w:r>
      <w:r w:rsidR="59255BC6" w:rsidRPr="66D28B24">
        <w:rPr>
          <w:sz w:val="24"/>
          <w:szCs w:val="24"/>
        </w:rPr>
        <w:t>dominio</w:t>
      </w:r>
      <w:r w:rsidR="04D28260" w:rsidRPr="66D28B24">
        <w:rPr>
          <w:sz w:val="24"/>
          <w:szCs w:val="24"/>
        </w:rPr>
        <w:t>.</w:t>
      </w:r>
    </w:p>
    <w:p w14:paraId="50769F34" w14:textId="1478AE02" w:rsidR="363211EA" w:rsidRDefault="363211EA" w:rsidP="363211EA">
      <w:pPr>
        <w:rPr>
          <w:sz w:val="24"/>
          <w:szCs w:val="24"/>
        </w:rPr>
      </w:pPr>
    </w:p>
    <w:p w14:paraId="495D4559" w14:textId="064D458C" w:rsidR="440D73F3" w:rsidRDefault="440D73F3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363211EA">
        <w:rPr>
          <w:sz w:val="24"/>
          <w:szCs w:val="24"/>
        </w:rPr>
        <w:t xml:space="preserve">El sistema permite comunicarse con una base de datos para obtener los municipios, las patentes, </w:t>
      </w:r>
      <w:r w:rsidR="5AAA863A" w:rsidRPr="363211EA">
        <w:rPr>
          <w:sz w:val="24"/>
          <w:szCs w:val="24"/>
        </w:rPr>
        <w:t>los pagos</w:t>
      </w:r>
      <w:r w:rsidRPr="363211EA">
        <w:rPr>
          <w:sz w:val="24"/>
          <w:szCs w:val="24"/>
        </w:rPr>
        <w:t xml:space="preserve"> y titulares.</w:t>
      </w:r>
    </w:p>
    <w:p w14:paraId="599C64C9" w14:textId="2E3EF39F" w:rsidR="363211EA" w:rsidRDefault="363211EA" w:rsidP="363211EA">
      <w:pPr>
        <w:rPr>
          <w:sz w:val="24"/>
          <w:szCs w:val="24"/>
        </w:rPr>
      </w:pPr>
    </w:p>
    <w:p w14:paraId="3655ED8F" w14:textId="6932FD02" w:rsidR="49F6D1F9" w:rsidRDefault="02423D88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66D28B24">
        <w:rPr>
          <w:sz w:val="24"/>
          <w:szCs w:val="24"/>
        </w:rPr>
        <w:t xml:space="preserve">El sistema no </w:t>
      </w:r>
      <w:r w:rsidR="584014F4" w:rsidRPr="66D28B24">
        <w:rPr>
          <w:sz w:val="24"/>
          <w:szCs w:val="24"/>
        </w:rPr>
        <w:t>brindará</w:t>
      </w:r>
      <w:r w:rsidRPr="66D28B24">
        <w:rPr>
          <w:sz w:val="24"/>
          <w:szCs w:val="24"/>
        </w:rPr>
        <w:t xml:space="preserve"> el pago efectuado por el titular, solo se filtrará por </w:t>
      </w:r>
      <w:r w:rsidR="565774D1" w:rsidRPr="66D28B24">
        <w:rPr>
          <w:sz w:val="24"/>
          <w:szCs w:val="24"/>
        </w:rPr>
        <w:t>dominio</w:t>
      </w:r>
    </w:p>
    <w:p w14:paraId="7E979640" w14:textId="6C121101" w:rsidR="3FBF3790" w:rsidRDefault="3461D239" w:rsidP="363211EA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66D28B24">
        <w:rPr>
          <w:sz w:val="24"/>
          <w:szCs w:val="24"/>
        </w:rPr>
        <w:t xml:space="preserve">El sistema </w:t>
      </w:r>
      <w:r w:rsidR="7F1E5E3F" w:rsidRPr="66D28B24">
        <w:rPr>
          <w:sz w:val="24"/>
          <w:szCs w:val="24"/>
        </w:rPr>
        <w:t>permitirá</w:t>
      </w:r>
      <w:r w:rsidRPr="66D28B24">
        <w:rPr>
          <w:sz w:val="24"/>
          <w:szCs w:val="24"/>
        </w:rPr>
        <w:t xml:space="preserve"> </w:t>
      </w:r>
      <w:r w:rsidR="65AF41AE" w:rsidRPr="66D28B24">
        <w:rPr>
          <w:sz w:val="24"/>
          <w:szCs w:val="24"/>
        </w:rPr>
        <w:t>eliminar un</w:t>
      </w:r>
      <w:r w:rsidR="67CDFC5F" w:rsidRPr="66D28B24">
        <w:rPr>
          <w:sz w:val="24"/>
          <w:szCs w:val="24"/>
        </w:rPr>
        <w:t xml:space="preserve"> dominio</w:t>
      </w:r>
      <w:r w:rsidR="65AF41AE" w:rsidRPr="66D28B24">
        <w:rPr>
          <w:sz w:val="24"/>
          <w:szCs w:val="24"/>
        </w:rPr>
        <w:t xml:space="preserve"> registrad</w:t>
      </w:r>
      <w:r w:rsidR="7B4BD2EE" w:rsidRPr="66D28B24">
        <w:rPr>
          <w:sz w:val="24"/>
          <w:szCs w:val="24"/>
        </w:rPr>
        <w:t>o</w:t>
      </w:r>
      <w:r w:rsidR="65AF41AE" w:rsidRPr="66D28B24">
        <w:rPr>
          <w:sz w:val="24"/>
          <w:szCs w:val="24"/>
        </w:rPr>
        <w:t xml:space="preserve"> y al titular ligado a esta.</w:t>
      </w:r>
    </w:p>
    <w:p w14:paraId="6B38498C" w14:textId="77777777" w:rsidR="00703779" w:rsidRDefault="00727FC9">
      <w:pPr>
        <w:pStyle w:val="Ttulo2"/>
        <w:widowControl w:val="0"/>
      </w:pPr>
      <w:bookmarkStart w:id="5" w:name="_Toc171031489"/>
      <w:r>
        <w:lastRenderedPageBreak/>
        <w:t>1</w:t>
      </w:r>
      <w:r w:rsidR="00E13AC0">
        <w:t>.2 Límites / Restricciones</w:t>
      </w:r>
      <w:bookmarkEnd w:id="5"/>
      <w:r w:rsidR="00E13AC0">
        <w:t xml:space="preserve"> </w:t>
      </w:r>
    </w:p>
    <w:p w14:paraId="44E871BC" w14:textId="7B00EC2F" w:rsidR="00703779" w:rsidRDefault="302CB084">
      <w:r>
        <w:t>A</w:t>
      </w:r>
      <w:r w:rsidR="5D99F5F5">
        <w:t>1</w:t>
      </w:r>
      <w:r>
        <w:t xml:space="preserve">- Un </w:t>
      </w:r>
      <w:r w:rsidR="52281F10">
        <w:t>automóvil</w:t>
      </w:r>
      <w:r>
        <w:t xml:space="preserve"> con un </w:t>
      </w:r>
      <w:r w:rsidR="44842DAC">
        <w:t>dominio</w:t>
      </w:r>
      <w:r>
        <w:t xml:space="preserve"> </w:t>
      </w:r>
      <w:r w:rsidR="34845367">
        <w:t>podrá</w:t>
      </w:r>
      <w:r>
        <w:t xml:space="preserve"> estar inscripto en un solo municipi</w:t>
      </w:r>
      <w:r w:rsidR="7B980C3F">
        <w:t>o.</w:t>
      </w:r>
    </w:p>
    <w:p w14:paraId="5A21D472" w14:textId="7007F459" w:rsidR="363211EA" w:rsidRDefault="363211EA" w:rsidP="363211EA"/>
    <w:p w14:paraId="3BC5911C" w14:textId="32B5D65E" w:rsidR="3B55663E" w:rsidRDefault="69D6C030" w:rsidP="363211EA">
      <w:r>
        <w:t xml:space="preserve">A2- No pueden existir </w:t>
      </w:r>
      <w:r w:rsidR="785DFC5A">
        <w:t>automóviles</w:t>
      </w:r>
      <w:r>
        <w:t xml:space="preserve"> con </w:t>
      </w:r>
      <w:r w:rsidR="0F8431DD">
        <w:t>dominios</w:t>
      </w:r>
      <w:r>
        <w:t xml:space="preserve"> repetid</w:t>
      </w:r>
      <w:r w:rsidR="44108817">
        <w:t>os</w:t>
      </w:r>
      <w:r>
        <w:t>.</w:t>
      </w:r>
    </w:p>
    <w:p w14:paraId="7BD7CDF2" w14:textId="01B0ED08" w:rsidR="363211EA" w:rsidRDefault="363211EA" w:rsidP="363211EA"/>
    <w:p w14:paraId="31B1394F" w14:textId="6CB6B5C8" w:rsidR="7199CED7" w:rsidRDefault="012AB5D5" w:rsidP="363211EA">
      <w:r>
        <w:t xml:space="preserve">E1- </w:t>
      </w:r>
      <w:r w:rsidR="5A600222">
        <w:t xml:space="preserve">El pago se realizará a </w:t>
      </w:r>
      <w:r w:rsidR="6A03E670">
        <w:t>través</w:t>
      </w:r>
      <w:r w:rsidR="5A600222">
        <w:t xml:space="preserve"> de</w:t>
      </w:r>
      <w:r w:rsidR="68260EFE">
        <w:t>l dominio</w:t>
      </w:r>
      <w:r w:rsidR="5A600222">
        <w:t>.</w:t>
      </w:r>
    </w:p>
    <w:p w14:paraId="08B8CAEC" w14:textId="376D30EA" w:rsidR="363211EA" w:rsidRDefault="363211EA" w:rsidP="363211EA"/>
    <w:p w14:paraId="06E131CC" w14:textId="7AE32E21" w:rsidR="3A0457A6" w:rsidRDefault="3A0457A6" w:rsidP="363211EA">
      <w:r>
        <w:t>E</w:t>
      </w:r>
      <w:r w:rsidR="62882A40">
        <w:t>2</w:t>
      </w:r>
      <w:r>
        <w:t>- No se admite un pago que supere el monto de la boleta (tiene que ser exactamente igual al monto que figura esta)</w:t>
      </w:r>
    </w:p>
    <w:p w14:paraId="46624424" w14:textId="353ED558" w:rsidR="363211EA" w:rsidRDefault="363211EA" w:rsidP="363211EA"/>
    <w:p w14:paraId="296FEF7D" w14:textId="1EC58D3F" w:rsidR="00703779" w:rsidRPr="00EF21E2" w:rsidRDefault="6771C923" w:rsidP="00EF21E2">
      <w:r>
        <w:t>J1- No se permitirá comprar un</w:t>
      </w:r>
      <w:r w:rsidR="0C7A2F06">
        <w:t xml:space="preserve"> dominio</w:t>
      </w:r>
      <w:r>
        <w:t xml:space="preserve"> por otro medio.</w:t>
      </w:r>
    </w:p>
    <w:p w14:paraId="7194DBDC" w14:textId="77777777" w:rsidR="00703779" w:rsidRDefault="00703779">
      <w:pPr>
        <w:rPr>
          <w:i/>
          <w:color w:val="0000FF"/>
          <w:sz w:val="16"/>
          <w:szCs w:val="16"/>
        </w:rPr>
      </w:pPr>
    </w:p>
    <w:p w14:paraId="769D0D3C" w14:textId="65A00D5A" w:rsidR="00703779" w:rsidRPr="009D11DB" w:rsidRDefault="00727FC9" w:rsidP="009D11DB">
      <w:pPr>
        <w:pStyle w:val="Ttulo1"/>
        <w:spacing w:before="60"/>
        <w:ind w:firstLine="708"/>
        <w:jc w:val="right"/>
      </w:pPr>
      <w:bookmarkStart w:id="6" w:name="_Toc171031490"/>
      <w:r>
        <w:t>2</w:t>
      </w:r>
      <w:r w:rsidR="00E13AC0">
        <w:t>. Especificación de Requerimientos</w:t>
      </w:r>
      <w:bookmarkEnd w:id="6"/>
    </w:p>
    <w:p w14:paraId="54CD245A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1231BE67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7367B16C" w14:textId="77777777" w:rsidR="00703779" w:rsidRDefault="00E13AC0">
      <w:pPr>
        <w:spacing w:before="60"/>
        <w:jc w:val="center"/>
        <w:rPr>
          <w:color w:val="003366"/>
          <w:sz w:val="24"/>
          <w:szCs w:val="24"/>
        </w:rPr>
      </w:pPr>
      <w:r>
        <w:rPr>
          <w:b/>
          <w:color w:val="003366"/>
          <w:sz w:val="24"/>
          <w:szCs w:val="24"/>
        </w:rPr>
        <w:t>Historia de Revisión</w:t>
      </w:r>
    </w:p>
    <w:p w14:paraId="36FEB5B0" w14:textId="77777777" w:rsidR="00703779" w:rsidRDefault="00703779">
      <w:pPr>
        <w:rPr>
          <w:sz w:val="24"/>
          <w:szCs w:val="24"/>
        </w:rPr>
      </w:pPr>
    </w:p>
    <w:tbl>
      <w:tblPr>
        <w:tblStyle w:val="a5"/>
        <w:tblW w:w="9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8"/>
        <w:gridCol w:w="1488"/>
        <w:gridCol w:w="4749"/>
        <w:gridCol w:w="1705"/>
      </w:tblGrid>
      <w:tr w:rsidR="00703779" w14:paraId="00B054C1" w14:textId="77777777">
        <w:trPr>
          <w:cantSplit/>
          <w:tblHeader/>
        </w:trPr>
        <w:tc>
          <w:tcPr>
            <w:tcW w:w="1488" w:type="dxa"/>
            <w:shd w:val="clear" w:color="auto" w:fill="CCCCCC"/>
          </w:tcPr>
          <w:p w14:paraId="0F5F6E15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1488" w:type="dxa"/>
            <w:shd w:val="clear" w:color="auto" w:fill="CCCCCC"/>
          </w:tcPr>
          <w:p w14:paraId="18E1CDBE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4749" w:type="dxa"/>
            <w:shd w:val="clear" w:color="auto" w:fill="CCCCCC"/>
          </w:tcPr>
          <w:p w14:paraId="7551550D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1705" w:type="dxa"/>
            <w:shd w:val="clear" w:color="auto" w:fill="CCCCCC"/>
          </w:tcPr>
          <w:p w14:paraId="6E756B23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703779" w14:paraId="30D7AA69" w14:textId="77777777">
        <w:trPr>
          <w:cantSplit/>
          <w:tblHeader/>
        </w:trPr>
        <w:tc>
          <w:tcPr>
            <w:tcW w:w="1488" w:type="dxa"/>
          </w:tcPr>
          <w:p w14:paraId="7196D064" w14:textId="4297F0D4" w:rsidR="00703779" w:rsidRDefault="000048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4/07/2024</w:t>
            </w:r>
          </w:p>
        </w:tc>
        <w:tc>
          <w:tcPr>
            <w:tcW w:w="1488" w:type="dxa"/>
          </w:tcPr>
          <w:p w14:paraId="34FF1C98" w14:textId="31D44EAF" w:rsidR="00703779" w:rsidRDefault="000048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1.0.8</w:t>
            </w:r>
          </w:p>
        </w:tc>
        <w:tc>
          <w:tcPr>
            <w:tcW w:w="4749" w:type="dxa"/>
          </w:tcPr>
          <w:p w14:paraId="6D072C0D" w14:textId="685AE8D5" w:rsidR="00703779" w:rsidRDefault="000048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Terminaciones sobre las funcionalidades y un resumen breve sobre las introducciones</w:t>
            </w:r>
          </w:p>
        </w:tc>
        <w:tc>
          <w:tcPr>
            <w:tcW w:w="1705" w:type="dxa"/>
          </w:tcPr>
          <w:p w14:paraId="48A21919" w14:textId="685C1F3F" w:rsidR="00703779" w:rsidRDefault="000048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Jorge Luis Lopez.</w:t>
            </w:r>
          </w:p>
        </w:tc>
      </w:tr>
      <w:tr w:rsidR="00703779" w14:paraId="6BD18F9B" w14:textId="77777777">
        <w:trPr>
          <w:cantSplit/>
          <w:trHeight w:val="60"/>
          <w:tblHeader/>
        </w:trPr>
        <w:tc>
          <w:tcPr>
            <w:tcW w:w="1488" w:type="dxa"/>
          </w:tcPr>
          <w:p w14:paraId="238601FE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488" w:type="dxa"/>
          </w:tcPr>
          <w:p w14:paraId="0F3CABC7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4749" w:type="dxa"/>
          </w:tcPr>
          <w:p w14:paraId="5B08B5D1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14:paraId="16DEB4AB" w14:textId="77777777" w:rsidR="00703779" w:rsidRDefault="00703779">
            <w:pPr>
              <w:rPr>
                <w:sz w:val="24"/>
                <w:szCs w:val="24"/>
              </w:rPr>
            </w:pPr>
          </w:p>
        </w:tc>
      </w:tr>
    </w:tbl>
    <w:p w14:paraId="0AD9C6F4" w14:textId="77777777" w:rsidR="00703779" w:rsidRDefault="0070377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tqbvwexz9sm" w:colFirst="0" w:colLast="0"/>
      <w:bookmarkEnd w:id="7"/>
    </w:p>
    <w:p w14:paraId="41AF3389" w14:textId="31A616D7" w:rsidR="363211EA" w:rsidRPr="009D11DB" w:rsidRDefault="00727FC9" w:rsidP="009D11DB">
      <w:pPr>
        <w:pStyle w:val="Ttulo2"/>
        <w:tabs>
          <w:tab w:val="left" w:pos="1080"/>
        </w:tabs>
        <w:spacing w:before="120" w:after="60" w:line="240" w:lineRule="auto"/>
      </w:pPr>
      <w:bookmarkStart w:id="8" w:name="_Toc171031491"/>
      <w:r>
        <w:t>2</w:t>
      </w:r>
      <w:r w:rsidR="00E13AC0">
        <w:t>.1 Requerimientos Funcionales</w:t>
      </w:r>
      <w:bookmarkEnd w:id="8"/>
    </w:p>
    <w:p w14:paraId="0F507077" w14:textId="7F7FF0CB" w:rsidR="29C5C809" w:rsidRDefault="29C5C809" w:rsidP="363211EA">
      <w:pPr>
        <w:pStyle w:val="Ttulo3"/>
        <w:spacing w:line="240" w:lineRule="auto"/>
        <w:ind w:firstLine="720"/>
        <w:jc w:val="both"/>
      </w:pPr>
      <w:bookmarkStart w:id="9" w:name="_Toc171031492"/>
      <w:r>
        <w:t>2.1.</w:t>
      </w:r>
      <w:r w:rsidR="009D11DB">
        <w:t>1.</w:t>
      </w:r>
      <w:r>
        <w:tab/>
      </w:r>
      <w:r w:rsidR="009D11DB">
        <w:t xml:space="preserve"> </w:t>
      </w:r>
      <w:r w:rsidR="00BE5CF6">
        <w:t>Requerimiento Funcional: Agregar Automotor</w:t>
      </w:r>
      <w:bookmarkEnd w:id="9"/>
    </w:p>
    <w:p w14:paraId="1311B9C0" w14:textId="77777777" w:rsidR="363211EA" w:rsidRDefault="363211EA" w:rsidP="363211EA">
      <w:pPr>
        <w:spacing w:line="240" w:lineRule="auto"/>
        <w:jc w:val="both"/>
        <w:rPr>
          <w:sz w:val="20"/>
          <w:szCs w:val="20"/>
        </w:rPr>
      </w:pPr>
    </w:p>
    <w:tbl>
      <w:tblPr>
        <w:tblW w:w="996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3000"/>
        <w:gridCol w:w="6960"/>
      </w:tblGrid>
      <w:tr w:rsidR="363211EA" w14:paraId="1C09F017" w14:textId="77777777" w:rsidTr="5D08E63E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9702E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Introducción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08358" w14:textId="4E7BAE48" w:rsidR="599F21A6" w:rsidRPr="00BE5CF6" w:rsidRDefault="00BE5CF6" w:rsidP="00BE5CF6">
            <w:pPr>
              <w:spacing w:line="240" w:lineRule="auto"/>
              <w:jc w:val="both"/>
              <w:rPr>
                <w:sz w:val="20"/>
                <w:szCs w:val="20"/>
              </w:rPr>
            </w:pPr>
            <w:r w:rsidRPr="00BE5CF6">
              <w:rPr>
                <w:sz w:val="20"/>
                <w:szCs w:val="20"/>
              </w:rPr>
              <w:t>Se agregará un automotor al sistema.</w:t>
            </w:r>
          </w:p>
        </w:tc>
      </w:tr>
      <w:tr w:rsidR="363211EA" w14:paraId="72ABB603" w14:textId="77777777" w:rsidTr="5D08E63E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823A6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Entradas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6880" w14:textId="5A4D9E06" w:rsidR="26C63557" w:rsidRDefault="1E9F00AD" w:rsidP="363211EA">
            <w:pPr>
              <w:pStyle w:val="Prrafodelista"/>
              <w:numPr>
                <w:ilvl w:val="0"/>
                <w:numId w:val="1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Datos del Titular (DNI, Nombre, Apellido</w:t>
            </w:r>
            <w:r w:rsidR="58E898E6" w:rsidRPr="0E8F76ED">
              <w:rPr>
                <w:sz w:val="20"/>
                <w:szCs w:val="20"/>
              </w:rPr>
              <w:t>)</w:t>
            </w:r>
          </w:p>
          <w:p w14:paraId="0F5FEB90" w14:textId="4D7F365E" w:rsidR="26C63557" w:rsidRDefault="26C63557" w:rsidP="363211EA">
            <w:pPr>
              <w:pStyle w:val="Prrafodelista"/>
              <w:numPr>
                <w:ilvl w:val="0"/>
                <w:numId w:val="1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Datos del Vehículo</w:t>
            </w:r>
            <w:r w:rsidR="4F60BB94" w:rsidRPr="363211EA">
              <w:rPr>
                <w:sz w:val="20"/>
                <w:szCs w:val="20"/>
              </w:rPr>
              <w:t xml:space="preserve"> (Dominio, Marca, Modelo, Año Fab)</w:t>
            </w:r>
          </w:p>
          <w:p w14:paraId="4BB07C83" w14:textId="1C4935F0" w:rsidR="4F60BB94" w:rsidRDefault="4F60BB94" w:rsidP="363211EA">
            <w:pPr>
              <w:pStyle w:val="Prrafodelista"/>
              <w:numPr>
                <w:ilvl w:val="0"/>
                <w:numId w:val="1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Municipio</w:t>
            </w:r>
            <w:r w:rsidR="6B5B896F" w:rsidRPr="363211EA">
              <w:rPr>
                <w:sz w:val="20"/>
                <w:szCs w:val="20"/>
              </w:rPr>
              <w:t xml:space="preserve"> (Id)</w:t>
            </w:r>
          </w:p>
        </w:tc>
      </w:tr>
      <w:tr w:rsidR="363211EA" w14:paraId="03638C39" w14:textId="77777777" w:rsidTr="5D08E63E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65F9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Procesos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1D712" w14:textId="27A4ACF7" w:rsidR="363211EA" w:rsidRDefault="42833D20" w:rsidP="00BE5CF6">
            <w:pPr>
              <w:numPr>
                <w:ilvl w:val="0"/>
                <w:numId w:val="43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Acciones para realizar:</w:t>
            </w:r>
          </w:p>
          <w:p w14:paraId="53E757FA" w14:textId="506683C3" w:rsidR="363211EA" w:rsidRDefault="42833D20" w:rsidP="00BE5CF6">
            <w:pPr>
              <w:numPr>
                <w:ilvl w:val="1"/>
                <w:numId w:val="43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Se ingresa los datos del titular al sistema</w:t>
            </w:r>
          </w:p>
          <w:p w14:paraId="32AC6C2C" w14:textId="46A9B063" w:rsidR="363211EA" w:rsidRDefault="42833D20" w:rsidP="00BE5CF6">
            <w:pPr>
              <w:numPr>
                <w:ilvl w:val="1"/>
                <w:numId w:val="43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Validamos que el sistema pueda corroborar de forma satisfactoria los datos</w:t>
            </w:r>
          </w:p>
          <w:p w14:paraId="43126946" w14:textId="0FAD2BB0" w:rsidR="363211EA" w:rsidRDefault="42833D20" w:rsidP="00BE5CF6">
            <w:pPr>
              <w:numPr>
                <w:ilvl w:val="1"/>
                <w:numId w:val="43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Se ingresan los datos para ingresar el automotor</w:t>
            </w:r>
          </w:p>
          <w:p w14:paraId="0D758489" w14:textId="02C42491" w:rsidR="363211EA" w:rsidRDefault="42833D20" w:rsidP="00BE5CF6">
            <w:pPr>
              <w:numPr>
                <w:ilvl w:val="0"/>
                <w:numId w:val="43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Casos Alternativos:</w:t>
            </w:r>
          </w:p>
          <w:p w14:paraId="24B0B004" w14:textId="5AC4A7D2" w:rsidR="363211EA" w:rsidRDefault="3AA920CF" w:rsidP="00BE5CF6">
            <w:pPr>
              <w:numPr>
                <w:ilvl w:val="1"/>
                <w:numId w:val="43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Si el cliente </w:t>
            </w:r>
            <w:r w:rsidR="519EACAB" w:rsidRPr="0E8F76ED">
              <w:rPr>
                <w:sz w:val="20"/>
                <w:szCs w:val="20"/>
              </w:rPr>
              <w:t>envía</w:t>
            </w:r>
            <w:r w:rsidRPr="0E8F76ED">
              <w:rPr>
                <w:sz w:val="20"/>
                <w:szCs w:val="20"/>
              </w:rPr>
              <w:t xml:space="preserve"> un dato </w:t>
            </w:r>
            <w:r w:rsidR="222A4BEF" w:rsidRPr="0E8F76ED">
              <w:rPr>
                <w:sz w:val="20"/>
                <w:szCs w:val="20"/>
              </w:rPr>
              <w:t>erróneo</w:t>
            </w:r>
            <w:r w:rsidRPr="0E8F76ED">
              <w:rPr>
                <w:sz w:val="20"/>
                <w:szCs w:val="20"/>
              </w:rPr>
              <w:t xml:space="preserve"> (DNI Largo) el sistema mandara un mensaje de error </w:t>
            </w:r>
            <w:r w:rsidR="0447DF58" w:rsidRPr="0E8F76ED">
              <w:rPr>
                <w:sz w:val="20"/>
                <w:szCs w:val="20"/>
              </w:rPr>
              <w:t>diciéndole</w:t>
            </w:r>
            <w:r w:rsidRPr="0E8F76ED">
              <w:rPr>
                <w:sz w:val="20"/>
                <w:szCs w:val="20"/>
              </w:rPr>
              <w:t xml:space="preserve"> que el dato ingresado es invalido</w:t>
            </w:r>
          </w:p>
        </w:tc>
      </w:tr>
      <w:tr w:rsidR="363211EA" w14:paraId="0B78973C" w14:textId="77777777" w:rsidTr="5D08E63E">
        <w:trPr>
          <w:trHeight w:val="626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08401" w14:textId="03CC6865" w:rsidR="363211EA" w:rsidRDefault="06BFC00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lastRenderedPageBreak/>
              <w:t>Salidas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04F1B" w14:textId="417319D4" w:rsidR="363211EA" w:rsidRDefault="53BEB9AC" w:rsidP="363211EA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 xml:space="preserve">El sistema </w:t>
            </w:r>
            <w:r w:rsidR="3D117D1F" w:rsidRPr="5D08E63E">
              <w:rPr>
                <w:sz w:val="20"/>
                <w:szCs w:val="20"/>
              </w:rPr>
              <w:t>obtendrá</w:t>
            </w:r>
            <w:r w:rsidRPr="5D08E63E">
              <w:rPr>
                <w:sz w:val="20"/>
                <w:szCs w:val="20"/>
              </w:rPr>
              <w:t xml:space="preserve"> un nuevo automotor </w:t>
            </w:r>
            <w:r w:rsidR="0E905B85" w:rsidRPr="5D08E63E">
              <w:rPr>
                <w:sz w:val="20"/>
                <w:szCs w:val="20"/>
              </w:rPr>
              <w:t>en la base de datos</w:t>
            </w:r>
            <w:r w:rsidR="0E6EFC96" w:rsidRPr="5D08E63E">
              <w:rPr>
                <w:sz w:val="20"/>
                <w:szCs w:val="20"/>
              </w:rPr>
              <w:t xml:space="preserve"> que </w:t>
            </w:r>
            <w:r w:rsidR="243A1076" w:rsidRPr="5D08E63E">
              <w:rPr>
                <w:sz w:val="20"/>
                <w:szCs w:val="20"/>
              </w:rPr>
              <w:t>también</w:t>
            </w:r>
            <w:r w:rsidR="0E6EFC96" w:rsidRPr="5D08E63E">
              <w:rPr>
                <w:sz w:val="20"/>
                <w:szCs w:val="20"/>
              </w:rPr>
              <w:t xml:space="preserve"> agregara el titular a la tabla de titulares,</w:t>
            </w:r>
            <w:r w:rsidR="6A8141B9" w:rsidRPr="5D08E63E">
              <w:rPr>
                <w:sz w:val="20"/>
                <w:szCs w:val="20"/>
              </w:rPr>
              <w:t xml:space="preserve"> si es que ya existe en la tabla se le agregara el nuevo automotor a la lista</w:t>
            </w:r>
            <w:r w:rsidR="17C6A713" w:rsidRPr="5D08E63E">
              <w:rPr>
                <w:sz w:val="20"/>
                <w:szCs w:val="20"/>
              </w:rPr>
              <w:t>.</w:t>
            </w:r>
          </w:p>
          <w:p w14:paraId="75DBA7F4" w14:textId="33266861" w:rsidR="363211EA" w:rsidRDefault="27F3E718" w:rsidP="0E8F76ED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El municipio ingresara este nuevo automotor a su tabla.</w:t>
            </w:r>
          </w:p>
        </w:tc>
      </w:tr>
    </w:tbl>
    <w:p w14:paraId="7758C811" w14:textId="74DB4870" w:rsidR="363211EA" w:rsidRDefault="363211EA" w:rsidP="363211EA">
      <w:pPr>
        <w:spacing w:line="240" w:lineRule="auto"/>
        <w:jc w:val="both"/>
        <w:rPr>
          <w:color w:val="434343"/>
          <w:sz w:val="28"/>
          <w:szCs w:val="28"/>
        </w:rPr>
      </w:pPr>
    </w:p>
    <w:p w14:paraId="5C03695B" w14:textId="3F921E3F" w:rsidR="00EF21E2" w:rsidRDefault="00EF21E2" w:rsidP="00EF21E2">
      <w:pPr>
        <w:pStyle w:val="Ttulo3"/>
        <w:spacing w:line="240" w:lineRule="auto"/>
        <w:ind w:firstLine="720"/>
        <w:jc w:val="both"/>
      </w:pPr>
      <w:bookmarkStart w:id="10" w:name="_Toc171031493"/>
      <w:r>
        <w:t>2.1.</w:t>
      </w:r>
      <w:r>
        <w:t>2</w:t>
      </w:r>
      <w:r>
        <w:t>. Requerimiento Funcional: Modificar Automotor</w:t>
      </w:r>
      <w:bookmarkEnd w:id="10"/>
    </w:p>
    <w:p w14:paraId="09EDBDED" w14:textId="77777777" w:rsidR="00EF21E2" w:rsidRDefault="00EF21E2" w:rsidP="00EF21E2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68"/>
        <w:gridCol w:w="6453"/>
      </w:tblGrid>
      <w:tr w:rsidR="00EF21E2" w14:paraId="385C40EE" w14:textId="77777777" w:rsidTr="00EF21E2">
        <w:trPr>
          <w:trHeight w:val="300"/>
        </w:trPr>
        <w:tc>
          <w:tcPr>
            <w:tcW w:w="2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BD5DD" w14:textId="26E8A9D0" w:rsidR="00EF21E2" w:rsidRDefault="00EF21E2" w:rsidP="00EF21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Introducción</w:t>
            </w:r>
          </w:p>
        </w:tc>
        <w:tc>
          <w:tcPr>
            <w:tcW w:w="6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2B91" w14:textId="6AD6C843" w:rsidR="00EF21E2" w:rsidRDefault="00EF21E2" w:rsidP="00EF21E2">
            <w:pPr>
              <w:spacing w:line="240" w:lineRule="auto"/>
              <w:jc w:val="both"/>
            </w:pPr>
            <w:r>
              <w:rPr>
                <w:sz w:val="20"/>
                <w:szCs w:val="20"/>
              </w:rPr>
              <w:t>Se modificará el automotor ingresado en el sistema</w:t>
            </w:r>
          </w:p>
        </w:tc>
      </w:tr>
      <w:tr w:rsidR="00EF21E2" w14:paraId="42BD24A3" w14:textId="77777777" w:rsidTr="00EF21E2">
        <w:trPr>
          <w:trHeight w:val="300"/>
        </w:trPr>
        <w:tc>
          <w:tcPr>
            <w:tcW w:w="2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3B504" w14:textId="062B3F94" w:rsidR="00EF21E2" w:rsidRDefault="00EF21E2" w:rsidP="00EF21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Entradas</w:t>
            </w:r>
          </w:p>
        </w:tc>
        <w:tc>
          <w:tcPr>
            <w:tcW w:w="6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B0FFE" w14:textId="77777777" w:rsidR="00EF21E2" w:rsidRDefault="00EF21E2" w:rsidP="00EF21E2">
            <w:pPr>
              <w:pStyle w:val="Prrafodelista"/>
              <w:numPr>
                <w:ilvl w:val="0"/>
                <w:numId w:val="1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762F4F2F">
              <w:rPr>
                <w:sz w:val="20"/>
                <w:szCs w:val="20"/>
              </w:rPr>
              <w:t>Datos del anterior titular (DNI)</w:t>
            </w:r>
          </w:p>
          <w:p w14:paraId="3F516654" w14:textId="77777777" w:rsidR="00EF21E2" w:rsidRDefault="00EF21E2" w:rsidP="00EF21E2">
            <w:pPr>
              <w:pStyle w:val="Prrafodelista"/>
              <w:numPr>
                <w:ilvl w:val="0"/>
                <w:numId w:val="1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Datos del nuevo titular (DNI, Nombre, Apellido)</w:t>
            </w:r>
          </w:p>
          <w:p w14:paraId="30CF8373" w14:textId="77777777" w:rsidR="00EF21E2" w:rsidRDefault="00EF21E2" w:rsidP="00EF21E2">
            <w:pPr>
              <w:pStyle w:val="Prrafodelista"/>
              <w:numPr>
                <w:ilvl w:val="0"/>
                <w:numId w:val="1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Datos del Vehículo (Dominio)</w:t>
            </w:r>
          </w:p>
          <w:p w14:paraId="48B42A07" w14:textId="23F2B1F0" w:rsidR="00EF21E2" w:rsidRDefault="00EF21E2" w:rsidP="00EF21E2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Municipio (Id)</w:t>
            </w:r>
          </w:p>
        </w:tc>
      </w:tr>
      <w:tr w:rsidR="00EF21E2" w14:paraId="6F673B25" w14:textId="77777777" w:rsidTr="00EF21E2">
        <w:trPr>
          <w:trHeight w:val="300"/>
        </w:trPr>
        <w:tc>
          <w:tcPr>
            <w:tcW w:w="2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34FBD" w14:textId="2E38192B" w:rsidR="00EF21E2" w:rsidRDefault="00EF21E2" w:rsidP="00EF21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Procesos</w:t>
            </w:r>
          </w:p>
        </w:tc>
        <w:tc>
          <w:tcPr>
            <w:tcW w:w="6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288E4" w14:textId="77777777" w:rsidR="00EF21E2" w:rsidRDefault="00EF21E2" w:rsidP="00EF21E2">
            <w:pPr>
              <w:numPr>
                <w:ilvl w:val="0"/>
                <w:numId w:val="44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Acciones para realizar:</w:t>
            </w:r>
          </w:p>
          <w:p w14:paraId="618A59A2" w14:textId="77777777" w:rsidR="00EF21E2" w:rsidRDefault="00EF21E2" w:rsidP="00EF21E2">
            <w:pPr>
              <w:numPr>
                <w:ilvl w:val="1"/>
                <w:numId w:val="44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Se ingresa los datos del anterior titular al sistema</w:t>
            </w:r>
          </w:p>
          <w:p w14:paraId="139D8EA5" w14:textId="77777777" w:rsidR="00EF21E2" w:rsidRDefault="00EF21E2" w:rsidP="00EF21E2">
            <w:pPr>
              <w:numPr>
                <w:ilvl w:val="1"/>
                <w:numId w:val="44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Ingresa los datos del vehículo y la patente a cambiar</w:t>
            </w:r>
          </w:p>
          <w:p w14:paraId="1E760DE9" w14:textId="77777777" w:rsidR="00EF21E2" w:rsidRDefault="00EF21E2" w:rsidP="00EF21E2">
            <w:pPr>
              <w:numPr>
                <w:ilvl w:val="1"/>
                <w:numId w:val="44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Validamos que el sistema tenga la patente registrada</w:t>
            </w:r>
          </w:p>
          <w:p w14:paraId="32005F70" w14:textId="77777777" w:rsidR="00EF21E2" w:rsidRDefault="00EF21E2" w:rsidP="00EF21E2">
            <w:pPr>
              <w:numPr>
                <w:ilvl w:val="1"/>
                <w:numId w:val="44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Se ingresan los datos del nuevo titular</w:t>
            </w:r>
          </w:p>
          <w:p w14:paraId="535A2394" w14:textId="77777777" w:rsidR="00EF21E2" w:rsidRDefault="00EF21E2" w:rsidP="00EF21E2">
            <w:pPr>
              <w:numPr>
                <w:ilvl w:val="0"/>
                <w:numId w:val="44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Casos Alternativos:</w:t>
            </w:r>
          </w:p>
          <w:p w14:paraId="4413C114" w14:textId="77777777" w:rsidR="00EF21E2" w:rsidRDefault="00EF21E2" w:rsidP="00EF21E2">
            <w:pPr>
              <w:numPr>
                <w:ilvl w:val="1"/>
                <w:numId w:val="44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El sistema mandara un mensaje de error al usuario porque no existe, no encuentra el nombre o hay un DNI erróneo</w:t>
            </w:r>
          </w:p>
          <w:p w14:paraId="44E2EDB6" w14:textId="77777777" w:rsidR="00EF21E2" w:rsidRDefault="00EF21E2" w:rsidP="00EF21E2">
            <w:pPr>
              <w:numPr>
                <w:ilvl w:val="1"/>
                <w:numId w:val="44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El vehículo o la patente puede no existir, no tener pagos registrados en los últimos meses, o que su estado sea "DADO DE BAJA"</w:t>
            </w:r>
          </w:p>
          <w:p w14:paraId="737BCCA8" w14:textId="50C649F7" w:rsidR="00EF21E2" w:rsidRDefault="00EF21E2" w:rsidP="00EF21E2">
            <w:pPr>
              <w:numPr>
                <w:ilvl w:val="1"/>
                <w:numId w:val="4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El nuevo titular puede tener otra patente a su nombre y por lo tanto se le denegara el nuevo registro, también puede tener un DNI erróneo.</w:t>
            </w:r>
          </w:p>
        </w:tc>
      </w:tr>
      <w:tr w:rsidR="00EF21E2" w14:paraId="631AED69" w14:textId="77777777" w:rsidTr="00EF21E2">
        <w:trPr>
          <w:trHeight w:val="300"/>
        </w:trPr>
        <w:tc>
          <w:tcPr>
            <w:tcW w:w="2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4ECDB" w14:textId="29BF0B6B" w:rsidR="00EF21E2" w:rsidRDefault="00EF21E2" w:rsidP="00EF21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Salidas</w:t>
            </w:r>
          </w:p>
        </w:tc>
        <w:tc>
          <w:tcPr>
            <w:tcW w:w="6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25A7B" w14:textId="77777777" w:rsidR="00EF21E2" w:rsidRDefault="00EF21E2" w:rsidP="00EF21E2">
            <w:pPr>
              <w:pStyle w:val="Prrafodelista"/>
              <w:numPr>
                <w:ilvl w:val="1"/>
                <w:numId w:val="4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El nuevo registro del titular se intercambiará por el anterior en la base de datos, así teniendo un nuevo titular para la tabla patente.</w:t>
            </w:r>
          </w:p>
          <w:p w14:paraId="630F757B" w14:textId="54E5EF95" w:rsidR="00EF21E2" w:rsidRDefault="00EF21E2" w:rsidP="00EF21E2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El municipio validará que esta patente exista con un nuevo titular, por lo tanto, aparecerá también en su registro como que la patente sigue activa</w:t>
            </w:r>
          </w:p>
        </w:tc>
      </w:tr>
    </w:tbl>
    <w:p w14:paraId="4D01E037" w14:textId="77777777" w:rsidR="00EF21E2" w:rsidRDefault="00EF21E2" w:rsidP="363211EA">
      <w:pPr>
        <w:spacing w:line="240" w:lineRule="auto"/>
        <w:jc w:val="both"/>
        <w:rPr>
          <w:color w:val="434343"/>
          <w:sz w:val="28"/>
          <w:szCs w:val="28"/>
        </w:rPr>
      </w:pPr>
    </w:p>
    <w:p w14:paraId="71296069" w14:textId="25AAC013" w:rsidR="00EF21E2" w:rsidRDefault="00EF21E2" w:rsidP="00EF21E2">
      <w:pPr>
        <w:pStyle w:val="Ttulo3"/>
        <w:spacing w:line="240" w:lineRule="auto"/>
        <w:ind w:firstLine="720"/>
        <w:jc w:val="both"/>
      </w:pPr>
      <w:bookmarkStart w:id="11" w:name="_Toc171031494"/>
      <w:r>
        <w:t>2.1.</w:t>
      </w:r>
      <w:r>
        <w:t>3</w:t>
      </w:r>
      <w:r>
        <w:t>. Requerimiento Funcional: Eliminar Automotor</w:t>
      </w:r>
      <w:bookmarkEnd w:id="11"/>
    </w:p>
    <w:p w14:paraId="5B64821F" w14:textId="77777777" w:rsidR="00EF21E2" w:rsidRDefault="00EF21E2" w:rsidP="00EF21E2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68"/>
        <w:gridCol w:w="6453"/>
      </w:tblGrid>
      <w:tr w:rsidR="00EF21E2" w14:paraId="2E959443" w14:textId="77777777" w:rsidTr="00EF21E2">
        <w:trPr>
          <w:trHeight w:val="300"/>
        </w:trPr>
        <w:tc>
          <w:tcPr>
            <w:tcW w:w="2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C158" w14:textId="2BB88B42" w:rsidR="00EF21E2" w:rsidRDefault="00EF21E2" w:rsidP="00EF21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Introducción</w:t>
            </w:r>
          </w:p>
        </w:tc>
        <w:tc>
          <w:tcPr>
            <w:tcW w:w="6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61DE3" w14:textId="177FEC71" w:rsidR="00EF21E2" w:rsidRDefault="00EF21E2" w:rsidP="00EF21E2">
            <w:pPr>
              <w:spacing w:line="240" w:lineRule="auto"/>
              <w:jc w:val="both"/>
            </w:pPr>
            <w:r>
              <w:rPr>
                <w:sz w:val="20"/>
                <w:szCs w:val="20"/>
              </w:rPr>
              <w:t>Se eliminará un automotor del sistema.</w:t>
            </w:r>
          </w:p>
        </w:tc>
      </w:tr>
      <w:tr w:rsidR="00EF21E2" w14:paraId="6E3993AC" w14:textId="77777777" w:rsidTr="00EF21E2">
        <w:trPr>
          <w:trHeight w:val="300"/>
        </w:trPr>
        <w:tc>
          <w:tcPr>
            <w:tcW w:w="2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9F7D" w14:textId="5349D677" w:rsidR="00EF21E2" w:rsidRDefault="00EF21E2" w:rsidP="00EF21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Entradas</w:t>
            </w:r>
          </w:p>
        </w:tc>
        <w:tc>
          <w:tcPr>
            <w:tcW w:w="6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E765C" w14:textId="77777777" w:rsidR="00EF21E2" w:rsidRDefault="00EF21E2" w:rsidP="00EF21E2">
            <w:pPr>
              <w:pStyle w:val="Prrafodelista"/>
              <w:numPr>
                <w:ilvl w:val="0"/>
                <w:numId w:val="1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762F4F2F">
              <w:rPr>
                <w:sz w:val="20"/>
                <w:szCs w:val="20"/>
              </w:rPr>
              <w:t>Datos del Vehículo (Dominio)</w:t>
            </w:r>
          </w:p>
          <w:p w14:paraId="44A44D62" w14:textId="46CF6636" w:rsidR="00EF21E2" w:rsidRDefault="00EF21E2" w:rsidP="00EF21E2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762F4F2F">
              <w:rPr>
                <w:sz w:val="20"/>
                <w:szCs w:val="20"/>
              </w:rPr>
              <w:t>Datos del usuario (DNI)</w:t>
            </w:r>
          </w:p>
        </w:tc>
      </w:tr>
      <w:tr w:rsidR="00EF21E2" w14:paraId="3F4649BB" w14:textId="77777777" w:rsidTr="00EF21E2">
        <w:trPr>
          <w:trHeight w:val="300"/>
        </w:trPr>
        <w:tc>
          <w:tcPr>
            <w:tcW w:w="2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31CFB" w14:textId="5FE12EF3" w:rsidR="00EF21E2" w:rsidRDefault="00EF21E2" w:rsidP="00EF21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Procesos</w:t>
            </w:r>
          </w:p>
        </w:tc>
        <w:tc>
          <w:tcPr>
            <w:tcW w:w="6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1731" w14:textId="77777777" w:rsidR="00EF21E2" w:rsidRDefault="00EF21E2" w:rsidP="00EF21E2">
            <w:pPr>
              <w:numPr>
                <w:ilvl w:val="0"/>
                <w:numId w:val="4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Acciones para realizar:</w:t>
            </w:r>
          </w:p>
          <w:p w14:paraId="14B97ACF" w14:textId="77777777" w:rsidR="00EF21E2" w:rsidRDefault="00EF21E2" w:rsidP="00EF21E2">
            <w:pPr>
              <w:numPr>
                <w:ilvl w:val="1"/>
                <w:numId w:val="4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El usuario ingresara el dominio del vehículo </w:t>
            </w:r>
          </w:p>
          <w:p w14:paraId="2AA92008" w14:textId="77777777" w:rsidR="00EF21E2" w:rsidRDefault="00EF21E2" w:rsidP="00EF21E2">
            <w:pPr>
              <w:numPr>
                <w:ilvl w:val="1"/>
                <w:numId w:val="4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Se valida que exista en nuestro sistema</w:t>
            </w:r>
          </w:p>
          <w:p w14:paraId="353E9BAA" w14:textId="77777777" w:rsidR="00EF21E2" w:rsidRDefault="00EF21E2" w:rsidP="00EF21E2">
            <w:pPr>
              <w:numPr>
                <w:ilvl w:val="1"/>
                <w:numId w:val="4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lastRenderedPageBreak/>
              <w:t>El sistema le preguntara al usuario si quiere confirmar esta acción.</w:t>
            </w:r>
          </w:p>
          <w:p w14:paraId="3DE68A8C" w14:textId="77777777" w:rsidR="00EF21E2" w:rsidRDefault="00EF21E2" w:rsidP="00EF21E2">
            <w:pPr>
              <w:numPr>
                <w:ilvl w:val="0"/>
                <w:numId w:val="4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Casos Alternativos:</w:t>
            </w:r>
          </w:p>
          <w:p w14:paraId="6C16BC64" w14:textId="505DE2C4" w:rsidR="00EF21E2" w:rsidRDefault="00EF21E2" w:rsidP="00EF21E2">
            <w:pPr>
              <w:numPr>
                <w:ilvl w:val="1"/>
                <w:numId w:val="4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Si la patente no existe en el sistema, se le informará al usuario que esa no existe.</w:t>
            </w:r>
          </w:p>
        </w:tc>
      </w:tr>
      <w:tr w:rsidR="00EF21E2" w14:paraId="465A5364" w14:textId="77777777" w:rsidTr="00EF21E2">
        <w:trPr>
          <w:trHeight w:val="300"/>
        </w:trPr>
        <w:tc>
          <w:tcPr>
            <w:tcW w:w="27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75916" w14:textId="48205F80" w:rsidR="00EF21E2" w:rsidRDefault="00EF21E2" w:rsidP="00EF21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lastRenderedPageBreak/>
              <w:t>Salidas</w:t>
            </w:r>
          </w:p>
        </w:tc>
        <w:tc>
          <w:tcPr>
            <w:tcW w:w="6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CF3AF" w14:textId="77777777" w:rsidR="00EF21E2" w:rsidRDefault="00EF21E2" w:rsidP="00EF21E2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La patente ingresada por el usuario se eliminará del sistema.</w:t>
            </w:r>
          </w:p>
          <w:p w14:paraId="2BED479C" w14:textId="77777777" w:rsidR="00EF21E2" w:rsidRDefault="00EF21E2" w:rsidP="00EF21E2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El titular ligado al dominio se eliminará del sistema siempre en cuando solo tenga un dominio, si tiene más de uno no se eliminará el titular.</w:t>
            </w:r>
          </w:p>
          <w:p w14:paraId="117165C8" w14:textId="48E0E6A4" w:rsidR="00EF21E2" w:rsidRDefault="00EF21E2" w:rsidP="00EF21E2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El municipio eliminara el automotor de su registro.</w:t>
            </w:r>
          </w:p>
        </w:tc>
      </w:tr>
    </w:tbl>
    <w:p w14:paraId="4C4A732A" w14:textId="123E03D7" w:rsidR="00EF21E2" w:rsidRDefault="00EF21E2" w:rsidP="363211EA">
      <w:pPr>
        <w:spacing w:line="240" w:lineRule="auto"/>
        <w:jc w:val="both"/>
        <w:rPr>
          <w:color w:val="434343"/>
          <w:sz w:val="28"/>
          <w:szCs w:val="28"/>
        </w:rPr>
      </w:pPr>
    </w:p>
    <w:p w14:paraId="68C20E7F" w14:textId="59BE8CB4" w:rsidR="2B1F1D70" w:rsidRDefault="2B1F1D70" w:rsidP="363211EA">
      <w:pPr>
        <w:pStyle w:val="Ttulo3"/>
        <w:spacing w:line="240" w:lineRule="auto"/>
        <w:ind w:firstLine="720"/>
        <w:jc w:val="both"/>
      </w:pPr>
      <w:bookmarkStart w:id="12" w:name="_Toc171031495"/>
      <w:r>
        <w:t>2.1.</w:t>
      </w:r>
      <w:r w:rsidR="00EF21E2">
        <w:t>4</w:t>
      </w:r>
      <w:r w:rsidR="45A6E116">
        <w:t>.</w:t>
      </w:r>
      <w:r>
        <w:t xml:space="preserve"> Requerimiento Funcional</w:t>
      </w:r>
      <w:r w:rsidR="00BE5CF6">
        <w:t>: Realizar Pago</w:t>
      </w:r>
      <w:bookmarkEnd w:id="12"/>
    </w:p>
    <w:p w14:paraId="7A3D5CDF" w14:textId="77777777" w:rsidR="363211EA" w:rsidRDefault="363211EA" w:rsidP="363211EA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68"/>
        <w:gridCol w:w="6453"/>
      </w:tblGrid>
      <w:tr w:rsidR="363211EA" w14:paraId="7CD6F42C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D3B3A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Introducción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1C038" w14:textId="749BDD05" w:rsidR="363211EA" w:rsidRDefault="00BE5CF6" w:rsidP="0E8F76ED">
            <w:pPr>
              <w:spacing w:line="240" w:lineRule="auto"/>
              <w:jc w:val="both"/>
            </w:pPr>
            <w:r>
              <w:t>Se realizará el pago de una factura elegida previamente</w:t>
            </w:r>
          </w:p>
        </w:tc>
      </w:tr>
      <w:tr w:rsidR="363211EA" w14:paraId="4F297175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DCC9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Entradas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2759" w14:textId="68D09C23" w:rsidR="21455B21" w:rsidRDefault="15EA7A0A" w:rsidP="0E8F76ED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Lista de facturas impagas.</w:t>
            </w:r>
          </w:p>
        </w:tc>
      </w:tr>
      <w:tr w:rsidR="363211EA" w14:paraId="56D3D55F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83952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Procesos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22B7E" w14:textId="5C6D4CD5" w:rsidR="1517A9BE" w:rsidRDefault="460FB2A2" w:rsidP="00BE5CF6">
            <w:pPr>
              <w:numPr>
                <w:ilvl w:val="0"/>
                <w:numId w:val="4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Acciones para realizar</w:t>
            </w:r>
            <w:r w:rsidR="59792C0A" w:rsidRPr="5D08E63E">
              <w:rPr>
                <w:sz w:val="20"/>
                <w:szCs w:val="20"/>
              </w:rPr>
              <w:t>:</w:t>
            </w:r>
          </w:p>
          <w:p w14:paraId="3F76C55F" w14:textId="148975B0" w:rsidR="363211EA" w:rsidRDefault="70008A67" w:rsidP="00BE5CF6">
            <w:pPr>
              <w:numPr>
                <w:ilvl w:val="1"/>
                <w:numId w:val="4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El </w:t>
            </w:r>
            <w:r w:rsidR="130E9ABB" w:rsidRPr="0E8F76ED">
              <w:rPr>
                <w:sz w:val="20"/>
                <w:szCs w:val="20"/>
              </w:rPr>
              <w:t>cliente selecciona la factura a pagar</w:t>
            </w:r>
          </w:p>
          <w:p w14:paraId="13985F20" w14:textId="28023161" w:rsidR="130E9ABB" w:rsidRDefault="130E9ABB" w:rsidP="00BE5CF6">
            <w:pPr>
              <w:numPr>
                <w:ilvl w:val="1"/>
                <w:numId w:val="4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El sistema m</w:t>
            </w:r>
            <w:r w:rsidR="213EFB9F" w:rsidRPr="0E8F76ED">
              <w:rPr>
                <w:sz w:val="20"/>
                <w:szCs w:val="20"/>
              </w:rPr>
              <w:t>uestra</w:t>
            </w:r>
            <w:r w:rsidRPr="0E8F76ED">
              <w:rPr>
                <w:sz w:val="20"/>
                <w:szCs w:val="20"/>
              </w:rPr>
              <w:t xml:space="preserve"> un mensaje si quiere realizar esa acción</w:t>
            </w:r>
          </w:p>
          <w:p w14:paraId="1EAC4138" w14:textId="6FAE6878" w:rsidR="130E9ABB" w:rsidRDefault="130E9ABB" w:rsidP="00BE5CF6">
            <w:pPr>
              <w:numPr>
                <w:ilvl w:val="1"/>
                <w:numId w:val="4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El cliente elegirá realizar el pago</w:t>
            </w:r>
          </w:p>
          <w:p w14:paraId="2D18ED35" w14:textId="3F7C7677" w:rsidR="18B94CDF" w:rsidRDefault="18B94CDF" w:rsidP="00BE5CF6">
            <w:pPr>
              <w:numPr>
                <w:ilvl w:val="0"/>
                <w:numId w:val="4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Casos alternativos:</w:t>
            </w:r>
          </w:p>
          <w:p w14:paraId="4D716D71" w14:textId="727A12C3" w:rsidR="18B94CDF" w:rsidRDefault="7567F92F" w:rsidP="00BE5CF6">
            <w:pPr>
              <w:numPr>
                <w:ilvl w:val="1"/>
                <w:numId w:val="4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El cliente decide no realizar el pago</w:t>
            </w:r>
          </w:p>
        </w:tc>
      </w:tr>
      <w:tr w:rsidR="363211EA" w14:paraId="129D4724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7A19C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Salidas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F06F" w14:textId="32E85928" w:rsidR="5B0059BD" w:rsidRDefault="4D023E40" w:rsidP="363211EA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El sistema </w:t>
            </w:r>
            <w:r w:rsidR="0B06195E" w:rsidRPr="0E8F76ED">
              <w:rPr>
                <w:sz w:val="20"/>
                <w:szCs w:val="20"/>
              </w:rPr>
              <w:t>guardara el pago realizado</w:t>
            </w:r>
            <w:r w:rsidR="4A2A7EA0" w:rsidRPr="0E8F76ED">
              <w:rPr>
                <w:sz w:val="20"/>
                <w:szCs w:val="20"/>
              </w:rPr>
              <w:t>.</w:t>
            </w:r>
          </w:p>
        </w:tc>
      </w:tr>
    </w:tbl>
    <w:p w14:paraId="2280D6F2" w14:textId="254FA0C7" w:rsidR="363211EA" w:rsidRDefault="363211EA" w:rsidP="363211EA">
      <w:pPr>
        <w:spacing w:line="240" w:lineRule="auto"/>
        <w:jc w:val="both"/>
        <w:rPr>
          <w:color w:val="434343"/>
          <w:sz w:val="28"/>
          <w:szCs w:val="28"/>
        </w:rPr>
      </w:pPr>
    </w:p>
    <w:p w14:paraId="2534A198" w14:textId="701545AB" w:rsidR="41B18C51" w:rsidRDefault="41B18C51" w:rsidP="363211EA">
      <w:pPr>
        <w:pStyle w:val="Ttulo3"/>
        <w:spacing w:line="240" w:lineRule="auto"/>
        <w:ind w:firstLine="720"/>
        <w:jc w:val="both"/>
      </w:pPr>
      <w:bookmarkStart w:id="13" w:name="_Toc171031496"/>
      <w:r>
        <w:t>2.1.</w:t>
      </w:r>
      <w:r w:rsidR="009D11DB">
        <w:t>5</w:t>
      </w:r>
      <w:r w:rsidR="4017ABE6">
        <w:t>.</w:t>
      </w:r>
      <w:r>
        <w:tab/>
        <w:t xml:space="preserve"> Requerimiento Funcional</w:t>
      </w:r>
      <w:r w:rsidR="00BE5CF6">
        <w:t>: Visualizar Facturas Pagadas</w:t>
      </w:r>
      <w:bookmarkEnd w:id="13"/>
    </w:p>
    <w:p w14:paraId="3AA4E95A" w14:textId="77777777" w:rsidR="363211EA" w:rsidRDefault="363211EA" w:rsidP="363211EA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65"/>
        <w:gridCol w:w="6456"/>
      </w:tblGrid>
      <w:tr w:rsidR="363211EA" w14:paraId="2696DAB2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93772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Introducción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6A39" w14:textId="6A39DB06" w:rsidR="1717D197" w:rsidRDefault="00BE5CF6" w:rsidP="0E8F76ED">
            <w:pPr>
              <w:spacing w:line="240" w:lineRule="auto"/>
              <w:jc w:val="both"/>
            </w:pPr>
            <w:r>
              <w:t>El sistema mostrara un detalle de la factura a visualizar.</w:t>
            </w:r>
          </w:p>
        </w:tc>
      </w:tr>
      <w:tr w:rsidR="363211EA" w14:paraId="31BA32DE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B7C25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Entradas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1F611" w14:textId="5B4AB897" w:rsidR="07C03F39" w:rsidRDefault="26AE5021" w:rsidP="0E8F76ED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Rango de Fechas</w:t>
            </w:r>
          </w:p>
          <w:p w14:paraId="3A909BD8" w14:textId="7F6EA59F" w:rsidR="07C03F39" w:rsidRDefault="5982EB5A" w:rsidP="0E8F76ED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Datos del Vehículo (Dominio)</w:t>
            </w:r>
          </w:p>
          <w:p w14:paraId="70EFD100" w14:textId="0EE4CC5D" w:rsidR="07C03F39" w:rsidRDefault="10B1921C" w:rsidP="0E8F76ED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Lista de facturas</w:t>
            </w:r>
          </w:p>
        </w:tc>
      </w:tr>
      <w:tr w:rsidR="363211EA" w14:paraId="6DCB1689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7B615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Procesos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7AE60" w14:textId="2A12E213" w:rsidR="39417615" w:rsidRDefault="1C00C95A" w:rsidP="363211EA">
            <w:pPr>
              <w:pStyle w:val="Prrafodelista"/>
              <w:numPr>
                <w:ilvl w:val="0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Acciones para realizar</w:t>
            </w:r>
            <w:r w:rsidR="6B4CD1D3" w:rsidRPr="5D08E63E">
              <w:rPr>
                <w:sz w:val="20"/>
                <w:szCs w:val="20"/>
              </w:rPr>
              <w:t>:</w:t>
            </w:r>
          </w:p>
          <w:p w14:paraId="5E6BD59C" w14:textId="2DA4DC85" w:rsidR="39417615" w:rsidRDefault="3D631BA7" w:rsidP="363211EA">
            <w:pPr>
              <w:pStyle w:val="Prrafodelista"/>
              <w:numPr>
                <w:ilvl w:val="1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El usuario ingresa </w:t>
            </w:r>
            <w:r w:rsidR="59F09980" w:rsidRPr="0E8F76ED">
              <w:rPr>
                <w:sz w:val="20"/>
                <w:szCs w:val="20"/>
              </w:rPr>
              <w:t xml:space="preserve">el dominio de su automotor y </w:t>
            </w:r>
            <w:r w:rsidRPr="0E8F76ED">
              <w:rPr>
                <w:sz w:val="20"/>
                <w:szCs w:val="20"/>
              </w:rPr>
              <w:t xml:space="preserve">la fecha con las que desea filtrar la lista de </w:t>
            </w:r>
            <w:r w:rsidR="0B3DF684" w:rsidRPr="0E8F76ED">
              <w:rPr>
                <w:sz w:val="20"/>
                <w:szCs w:val="20"/>
              </w:rPr>
              <w:t>facturas</w:t>
            </w:r>
            <w:r w:rsidRPr="0E8F76ED">
              <w:rPr>
                <w:sz w:val="20"/>
                <w:szCs w:val="20"/>
              </w:rPr>
              <w:t>.</w:t>
            </w:r>
          </w:p>
          <w:p w14:paraId="1F4CB6DE" w14:textId="7C807749" w:rsidR="1B70F345" w:rsidRDefault="1B70F345" w:rsidP="0E8F76ED">
            <w:pPr>
              <w:pStyle w:val="Prrafodelista"/>
              <w:numPr>
                <w:ilvl w:val="0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Casos alternativos:</w:t>
            </w:r>
          </w:p>
          <w:p w14:paraId="212BF40E" w14:textId="7A7DBDBA" w:rsidR="39417615" w:rsidRDefault="3D631BA7" w:rsidP="363211EA">
            <w:pPr>
              <w:pStyle w:val="Prrafodelista"/>
              <w:numPr>
                <w:ilvl w:val="1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En caso de fecha</w:t>
            </w:r>
            <w:r w:rsidR="09E994C7" w:rsidRPr="0E8F76ED">
              <w:rPr>
                <w:sz w:val="20"/>
                <w:szCs w:val="20"/>
              </w:rPr>
              <w:t xml:space="preserve"> o el dominio sea</w:t>
            </w:r>
            <w:r w:rsidRPr="0E8F76ED">
              <w:rPr>
                <w:sz w:val="20"/>
                <w:szCs w:val="20"/>
              </w:rPr>
              <w:t xml:space="preserve"> </w:t>
            </w:r>
            <w:r w:rsidR="008E09C3" w:rsidRPr="0E8F76ED">
              <w:rPr>
                <w:sz w:val="20"/>
                <w:szCs w:val="20"/>
              </w:rPr>
              <w:t>invalida</w:t>
            </w:r>
            <w:r w:rsidRPr="0E8F76ED">
              <w:rPr>
                <w:sz w:val="20"/>
                <w:szCs w:val="20"/>
              </w:rPr>
              <w:t xml:space="preserve"> se le pedirá que corrija la</w:t>
            </w:r>
            <w:r w:rsidR="0042BE45" w:rsidRPr="0E8F76ED">
              <w:rPr>
                <w:sz w:val="20"/>
                <w:szCs w:val="20"/>
              </w:rPr>
              <w:t xml:space="preserve"> </w:t>
            </w:r>
            <w:r w:rsidR="75202C53" w:rsidRPr="0E8F76ED">
              <w:rPr>
                <w:sz w:val="20"/>
                <w:szCs w:val="20"/>
              </w:rPr>
              <w:t>información</w:t>
            </w:r>
            <w:r w:rsidR="0042BE45" w:rsidRPr="0E8F76ED">
              <w:rPr>
                <w:sz w:val="20"/>
                <w:szCs w:val="20"/>
              </w:rPr>
              <w:t xml:space="preserve"> proporcionada.</w:t>
            </w:r>
          </w:p>
        </w:tc>
      </w:tr>
      <w:tr w:rsidR="363211EA" w14:paraId="5DFF921A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20908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Salidas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8E80" w14:textId="02B72910" w:rsidR="12D9019D" w:rsidRDefault="780EDE06" w:rsidP="363211EA">
            <w:pPr>
              <w:pStyle w:val="Prrafodelista"/>
              <w:numPr>
                <w:ilvl w:val="0"/>
                <w:numId w:val="1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Se mostrará por pantalla la lista de </w:t>
            </w:r>
            <w:r w:rsidR="0BD15F64" w:rsidRPr="0E8F76ED">
              <w:rPr>
                <w:sz w:val="20"/>
                <w:szCs w:val="20"/>
              </w:rPr>
              <w:t xml:space="preserve">facturas </w:t>
            </w:r>
            <w:r w:rsidRPr="0E8F76ED">
              <w:rPr>
                <w:sz w:val="20"/>
                <w:szCs w:val="20"/>
              </w:rPr>
              <w:t>que cumplan con los filtros.</w:t>
            </w:r>
          </w:p>
        </w:tc>
      </w:tr>
    </w:tbl>
    <w:p w14:paraId="49C28985" w14:textId="50036826" w:rsidR="363211EA" w:rsidRDefault="363211EA" w:rsidP="363211EA">
      <w:pPr>
        <w:spacing w:line="240" w:lineRule="auto"/>
        <w:jc w:val="both"/>
        <w:rPr>
          <w:color w:val="434343"/>
          <w:sz w:val="28"/>
          <w:szCs w:val="28"/>
        </w:rPr>
      </w:pPr>
    </w:p>
    <w:p w14:paraId="207D7E09" w14:textId="289C1D3C" w:rsidR="58E27F42" w:rsidRDefault="58E27F42" w:rsidP="363211EA">
      <w:pPr>
        <w:pStyle w:val="Ttulo3"/>
        <w:spacing w:line="240" w:lineRule="auto"/>
        <w:ind w:firstLine="720"/>
        <w:jc w:val="both"/>
      </w:pPr>
      <w:bookmarkStart w:id="14" w:name="_Toc171031497"/>
      <w:r>
        <w:lastRenderedPageBreak/>
        <w:t>2.1.</w:t>
      </w:r>
      <w:r w:rsidR="009D11DB">
        <w:t>6</w:t>
      </w:r>
      <w:r w:rsidR="68758D09">
        <w:t>.</w:t>
      </w:r>
      <w:r>
        <w:t xml:space="preserve"> Requerimiento Funcional</w:t>
      </w:r>
      <w:r w:rsidR="00BE5CF6">
        <w:t>: Exportar Facturas Pagadas</w:t>
      </w:r>
      <w:bookmarkEnd w:id="14"/>
    </w:p>
    <w:p w14:paraId="39D99E3C" w14:textId="2DEECE24" w:rsidR="363211EA" w:rsidRDefault="363211EA" w:rsidP="363211EA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68"/>
        <w:gridCol w:w="6453"/>
      </w:tblGrid>
      <w:tr w:rsidR="363211EA" w14:paraId="1DCF3708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2CF0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Introducción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C4209" w14:textId="72E3113C" w:rsidR="2B529697" w:rsidRDefault="00BE5CF6" w:rsidP="363211EA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</w:t>
            </w:r>
            <w:r w:rsidR="00EF21E2">
              <w:rPr>
                <w:sz w:val="20"/>
                <w:szCs w:val="20"/>
              </w:rPr>
              <w:t>creará</w:t>
            </w:r>
            <w:r>
              <w:rPr>
                <w:sz w:val="20"/>
                <w:szCs w:val="20"/>
              </w:rPr>
              <w:t xml:space="preserve"> un archivo en Excel con las facturas pagadas.</w:t>
            </w:r>
          </w:p>
        </w:tc>
      </w:tr>
      <w:tr w:rsidR="363211EA" w14:paraId="4C9D9D2E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0FB49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Entradas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0DBB" w14:textId="41720D24" w:rsidR="230D403A" w:rsidRDefault="54FE27E5" w:rsidP="0E8F76ED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Lista de facturas pagadas</w:t>
            </w:r>
          </w:p>
        </w:tc>
      </w:tr>
      <w:tr w:rsidR="363211EA" w14:paraId="3E50E14E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BC9F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Procesos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6ED33" w14:textId="0764FE9D" w:rsidR="06F5ADE5" w:rsidRDefault="378EF8AD" w:rsidP="0E8F76ED">
            <w:pPr>
              <w:pStyle w:val="Prrafodelista"/>
              <w:numPr>
                <w:ilvl w:val="0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Acciones para realizar</w:t>
            </w:r>
            <w:r w:rsidR="3729F94B" w:rsidRPr="5D08E63E">
              <w:rPr>
                <w:sz w:val="20"/>
                <w:szCs w:val="20"/>
              </w:rPr>
              <w:t>:</w:t>
            </w:r>
          </w:p>
          <w:p w14:paraId="7D4A2A10" w14:textId="24B4838D" w:rsidR="06F5ADE5" w:rsidRDefault="43B297F8" w:rsidP="363211EA">
            <w:pPr>
              <w:pStyle w:val="Prrafodelista"/>
              <w:numPr>
                <w:ilvl w:val="1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 xml:space="preserve">El Usuario hará </w:t>
            </w:r>
            <w:del w:id="15" w:author="LOIERO FEDERICO NICOLAS" w:date="2024-07-01T20:43:00Z">
              <w:r w:rsidR="06F5ADE5" w:rsidRPr="5D08E63E" w:rsidDel="43B297F8">
                <w:rPr>
                  <w:sz w:val="20"/>
                  <w:szCs w:val="20"/>
                </w:rPr>
                <w:delText>click</w:delText>
              </w:r>
            </w:del>
            <w:ins w:id="16" w:author="LOIERO FEDERICO NICOLAS" w:date="2024-07-01T20:43:00Z">
              <w:r w:rsidR="006A4915" w:rsidRPr="5D08E63E">
                <w:rPr>
                  <w:sz w:val="20"/>
                  <w:szCs w:val="20"/>
                </w:rPr>
                <w:t>clic</w:t>
              </w:r>
            </w:ins>
            <w:r w:rsidRPr="5D08E63E">
              <w:rPr>
                <w:sz w:val="20"/>
                <w:szCs w:val="20"/>
              </w:rPr>
              <w:t xml:space="preserve"> en el botón “Exportar”</w:t>
            </w:r>
          </w:p>
        </w:tc>
      </w:tr>
      <w:tr w:rsidR="363211EA" w14:paraId="1AC75E95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14EA2" w14:textId="77777777" w:rsidR="363211EA" w:rsidRDefault="363211EA" w:rsidP="36321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Salidas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001B" w14:textId="4BD6B603" w:rsidR="379C96B9" w:rsidRDefault="379C96B9" w:rsidP="363211EA">
            <w:pPr>
              <w:pStyle w:val="Prrafodelista"/>
              <w:numPr>
                <w:ilvl w:val="0"/>
                <w:numId w:val="1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Se mostrará por pantalla un mensaje indicando la ubicación del archivo generado.</w:t>
            </w:r>
          </w:p>
          <w:p w14:paraId="07C0968D" w14:textId="5FFA68B6" w:rsidR="379C96B9" w:rsidRDefault="379C96B9" w:rsidP="363211EA">
            <w:pPr>
              <w:pStyle w:val="Prrafodelista"/>
              <w:numPr>
                <w:ilvl w:val="0"/>
                <w:numId w:val="1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363211EA">
              <w:rPr>
                <w:sz w:val="20"/>
                <w:szCs w:val="20"/>
              </w:rPr>
              <w:t>Archivo xls con los datos pedidos.</w:t>
            </w:r>
          </w:p>
        </w:tc>
      </w:tr>
    </w:tbl>
    <w:p w14:paraId="5D646B88" w14:textId="164533D2" w:rsidR="0E8F76ED" w:rsidRDefault="0E8F76ED" w:rsidP="0E8F76ED">
      <w:pPr>
        <w:spacing w:line="240" w:lineRule="auto"/>
        <w:jc w:val="both"/>
        <w:rPr>
          <w:color w:val="434343"/>
          <w:sz w:val="28"/>
          <w:szCs w:val="28"/>
        </w:rPr>
      </w:pPr>
    </w:p>
    <w:p w14:paraId="13D8E5B7" w14:textId="3B7538B2" w:rsidR="38DD809F" w:rsidRDefault="38DD809F" w:rsidP="0E8F76ED">
      <w:pPr>
        <w:pStyle w:val="Ttulo3"/>
        <w:spacing w:line="240" w:lineRule="auto"/>
        <w:ind w:firstLine="720"/>
        <w:jc w:val="both"/>
      </w:pPr>
      <w:bookmarkStart w:id="17" w:name="_Toc171031498"/>
      <w:r>
        <w:t>2.1.</w:t>
      </w:r>
      <w:r w:rsidR="009D11DB">
        <w:t>7</w:t>
      </w:r>
      <w:r>
        <w:t>. Requerimiento Funcional</w:t>
      </w:r>
      <w:r w:rsidR="00BE5CF6">
        <w:t>: Visualizar Comprobante</w:t>
      </w:r>
      <w:bookmarkEnd w:id="17"/>
    </w:p>
    <w:p w14:paraId="2FF0A228" w14:textId="2E820AF6" w:rsidR="0E8F76ED" w:rsidRDefault="0E8F76ED" w:rsidP="0E8F76ED">
      <w:pPr>
        <w:spacing w:line="240" w:lineRule="auto"/>
        <w:jc w:val="both"/>
        <w:rPr>
          <w:color w:val="434343"/>
          <w:sz w:val="28"/>
          <w:szCs w:val="28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81"/>
        <w:gridCol w:w="6440"/>
      </w:tblGrid>
      <w:tr w:rsidR="0E8F76ED" w14:paraId="5D01A63C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C349B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Introducción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2AC9" w14:textId="7C5A8C24" w:rsidR="05A3CE7F" w:rsidRDefault="00004865" w:rsidP="0E8F76ED">
            <w:pPr>
              <w:spacing w:line="240" w:lineRule="auto"/>
              <w:jc w:val="both"/>
            </w:pPr>
            <w:r>
              <w:t>El sistema mostrar de una factura seleccionada el detalle</w:t>
            </w:r>
          </w:p>
        </w:tc>
      </w:tr>
      <w:tr w:rsidR="0E8F76ED" w14:paraId="21FC9B13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91E6B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Entradas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EE384" w14:textId="3353CC6A" w:rsidR="066717A5" w:rsidRDefault="066717A5" w:rsidP="0E8F76ED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Lista de facturas pagadas</w:t>
            </w:r>
          </w:p>
        </w:tc>
      </w:tr>
      <w:tr w:rsidR="0E8F76ED" w14:paraId="4AEDAFA4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429F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Procesos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A093" w14:textId="27A4ACF7" w:rsidR="0E8F76ED" w:rsidRDefault="0E8F76ED" w:rsidP="00BE5CF6">
            <w:pPr>
              <w:numPr>
                <w:ilvl w:val="0"/>
                <w:numId w:val="3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Acciones para realizar:</w:t>
            </w:r>
          </w:p>
          <w:p w14:paraId="2170F112" w14:textId="46BE8EBE" w:rsidR="4C9D75CD" w:rsidRDefault="4C9D75CD" w:rsidP="00BE5CF6">
            <w:pPr>
              <w:numPr>
                <w:ilvl w:val="1"/>
                <w:numId w:val="3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El cliente selecciona </w:t>
            </w:r>
            <w:r w:rsidR="65283C4C" w:rsidRPr="0E8F76ED">
              <w:rPr>
                <w:sz w:val="20"/>
                <w:szCs w:val="20"/>
              </w:rPr>
              <w:t>la factura a visualizar</w:t>
            </w:r>
          </w:p>
        </w:tc>
      </w:tr>
      <w:tr w:rsidR="0E8F76ED" w14:paraId="52DA44FB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C5595" w14:textId="03CC6865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Salidas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51A0" w14:textId="18831BEE" w:rsidR="0E8F76ED" w:rsidRDefault="0E8F76ED" w:rsidP="0E8F76ED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</w:t>
            </w:r>
            <w:r w:rsidR="56E5A0A4" w:rsidRPr="0E8F76ED">
              <w:rPr>
                <w:sz w:val="20"/>
                <w:szCs w:val="20"/>
              </w:rPr>
              <w:t>l sistema mostrara el detalle de la factura</w:t>
            </w:r>
          </w:p>
        </w:tc>
      </w:tr>
    </w:tbl>
    <w:p w14:paraId="286988FA" w14:textId="63FEBA1B" w:rsidR="0E8F76ED" w:rsidRDefault="0E8F76ED" w:rsidP="0E8F76ED">
      <w:pPr>
        <w:spacing w:line="240" w:lineRule="auto"/>
        <w:jc w:val="both"/>
        <w:rPr>
          <w:sz w:val="20"/>
          <w:szCs w:val="20"/>
        </w:rPr>
      </w:pPr>
    </w:p>
    <w:p w14:paraId="3270151A" w14:textId="20B25AE5" w:rsidR="56E5A0A4" w:rsidRDefault="56E5A0A4" w:rsidP="0E8F76ED">
      <w:pPr>
        <w:pStyle w:val="Ttulo3"/>
        <w:spacing w:line="240" w:lineRule="auto"/>
        <w:ind w:firstLine="720"/>
        <w:jc w:val="both"/>
      </w:pPr>
      <w:bookmarkStart w:id="18" w:name="_Toc171031499"/>
      <w:r>
        <w:t>2.1.</w:t>
      </w:r>
      <w:r w:rsidR="009D11DB">
        <w:t>8</w:t>
      </w:r>
      <w:r>
        <w:t>. Requerimiento Funcional</w:t>
      </w:r>
      <w:r w:rsidR="00004865">
        <w:t>: Generar Factura</w:t>
      </w:r>
      <w:bookmarkEnd w:id="18"/>
    </w:p>
    <w:p w14:paraId="6BF5139C" w14:textId="6389BCB6" w:rsidR="0E8F76ED" w:rsidRDefault="0E8F76ED" w:rsidP="0E8F76ED">
      <w:pPr>
        <w:spacing w:line="240" w:lineRule="auto"/>
        <w:jc w:val="both"/>
        <w:rPr>
          <w:sz w:val="20"/>
          <w:szCs w:val="20"/>
        </w:rPr>
      </w:pPr>
    </w:p>
    <w:p w14:paraId="27993790" w14:textId="78E3C7DC" w:rsidR="0E8F76ED" w:rsidRDefault="0E8F76ED" w:rsidP="0E8F76ED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78"/>
        <w:gridCol w:w="6443"/>
      </w:tblGrid>
      <w:tr w:rsidR="0E8F76ED" w14:paraId="145BA821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2247F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Introducción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EA0AB" w14:textId="3F5BE568" w:rsidR="025364E8" w:rsidRDefault="00004865" w:rsidP="0E8F76ED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generara de forma automática las facturas que adeudan los automotores, también si se ingresa por primera vez al sistema</w:t>
            </w:r>
          </w:p>
        </w:tc>
      </w:tr>
      <w:tr w:rsidR="0E8F76ED" w14:paraId="7E771A78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31C7B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Entradas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B00F" w14:textId="6B8D7A2D" w:rsidR="21AF428E" w:rsidRDefault="21AF428E" w:rsidP="00BE5CF6">
            <w:pPr>
              <w:numPr>
                <w:ilvl w:val="0"/>
                <w:numId w:val="40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Tipo de automotor ingresado</w:t>
            </w:r>
          </w:p>
          <w:p w14:paraId="03763238" w14:textId="1331CCE8" w:rsidR="0E8F76ED" w:rsidRDefault="0E8F76ED" w:rsidP="0E8F76ED">
            <w:pPr>
              <w:spacing w:line="240" w:lineRule="auto"/>
              <w:jc w:val="both"/>
              <w:rPr>
                <w:sz w:val="20"/>
                <w:szCs w:val="20"/>
              </w:rPr>
            </w:pPr>
          </w:p>
        </w:tc>
      </w:tr>
      <w:tr w:rsidR="0E8F76ED" w14:paraId="4EE3B6F4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371CD" w14:textId="232E1540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Procesos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62D21" w14:textId="27A4ACF7" w:rsidR="0E8F76ED" w:rsidRDefault="0E8F76ED" w:rsidP="00BE5CF6">
            <w:pPr>
              <w:numPr>
                <w:ilvl w:val="0"/>
                <w:numId w:val="40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Acciones para realizar:</w:t>
            </w:r>
          </w:p>
          <w:p w14:paraId="26F2DD1C" w14:textId="319C3CE1" w:rsidR="0E8F76ED" w:rsidRDefault="0E8F76ED" w:rsidP="00BE5CF6">
            <w:pPr>
              <w:numPr>
                <w:ilvl w:val="1"/>
                <w:numId w:val="40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S</w:t>
            </w:r>
            <w:r w:rsidR="7E089E02" w:rsidRPr="0E8F76ED">
              <w:rPr>
                <w:sz w:val="20"/>
                <w:szCs w:val="20"/>
              </w:rPr>
              <w:t xml:space="preserve">e </w:t>
            </w:r>
            <w:r w:rsidR="5E3849AA" w:rsidRPr="0E8F76ED">
              <w:rPr>
                <w:sz w:val="20"/>
                <w:szCs w:val="20"/>
              </w:rPr>
              <w:t>genera una factura p</w:t>
            </w:r>
            <w:r w:rsidR="7246BCAA" w:rsidRPr="0E8F76ED">
              <w:rPr>
                <w:sz w:val="20"/>
                <w:szCs w:val="20"/>
              </w:rPr>
              <w:t>ara cada</w:t>
            </w:r>
            <w:r w:rsidR="5E3849AA" w:rsidRPr="0E8F76ED">
              <w:rPr>
                <w:sz w:val="20"/>
                <w:szCs w:val="20"/>
              </w:rPr>
              <w:t xml:space="preserve"> mes desde que se ingresa un nuevo automotor.</w:t>
            </w:r>
          </w:p>
        </w:tc>
      </w:tr>
      <w:tr w:rsidR="0E8F76ED" w14:paraId="2A0CD802" w14:textId="77777777" w:rsidTr="0E8F76ED">
        <w:trPr>
          <w:trHeight w:val="626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020CE" w14:textId="03CC6865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Salidas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BE0DA" w14:textId="4F81E79D" w:rsidR="0E8F76ED" w:rsidRDefault="0E8F76ED" w:rsidP="0E8F76ED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El sistema</w:t>
            </w:r>
            <w:r w:rsidR="29C5A558" w:rsidRPr="0E8F76ED">
              <w:rPr>
                <w:sz w:val="20"/>
                <w:szCs w:val="20"/>
              </w:rPr>
              <w:t xml:space="preserve"> le mostrar los datos del titular y del automotor en la </w:t>
            </w:r>
            <w:r w:rsidR="0B476601" w:rsidRPr="0E8F76ED">
              <w:rPr>
                <w:sz w:val="20"/>
                <w:szCs w:val="20"/>
              </w:rPr>
              <w:t>primera factura</w:t>
            </w:r>
            <w:r w:rsidR="29C5A558" w:rsidRPr="0E8F76ED">
              <w:rPr>
                <w:sz w:val="20"/>
                <w:szCs w:val="20"/>
              </w:rPr>
              <w:t xml:space="preserve"> a pagar.</w:t>
            </w:r>
          </w:p>
          <w:p w14:paraId="21DF660C" w14:textId="17B6E104" w:rsidR="2D328174" w:rsidRDefault="2D328174" w:rsidP="0E8F76ED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Se</w:t>
            </w:r>
            <w:r w:rsidR="3FA47618" w:rsidRPr="0E8F76ED">
              <w:rPr>
                <w:sz w:val="20"/>
                <w:szCs w:val="20"/>
              </w:rPr>
              <w:t xml:space="preserve"> </w:t>
            </w:r>
            <w:r w:rsidRPr="0E8F76ED">
              <w:rPr>
                <w:sz w:val="20"/>
                <w:szCs w:val="20"/>
              </w:rPr>
              <w:t>generar las facturas desde el</w:t>
            </w:r>
            <w:r w:rsidR="3FA47618" w:rsidRPr="0E8F76ED">
              <w:rPr>
                <w:sz w:val="20"/>
                <w:szCs w:val="20"/>
              </w:rPr>
              <w:t xml:space="preserve"> mes en vigencia hasta fin de año</w:t>
            </w:r>
            <w:r w:rsidR="695460DD" w:rsidRPr="0E8F76ED">
              <w:rPr>
                <w:sz w:val="20"/>
                <w:szCs w:val="20"/>
              </w:rPr>
              <w:t>.</w:t>
            </w:r>
          </w:p>
        </w:tc>
      </w:tr>
    </w:tbl>
    <w:p w14:paraId="4CEF66CA" w14:textId="7F147988" w:rsidR="0E8F76ED" w:rsidRDefault="0E8F76ED" w:rsidP="0E8F76ED">
      <w:pPr>
        <w:spacing w:line="240" w:lineRule="auto"/>
        <w:jc w:val="both"/>
        <w:rPr>
          <w:color w:val="434343"/>
          <w:sz w:val="28"/>
          <w:szCs w:val="28"/>
        </w:rPr>
      </w:pPr>
    </w:p>
    <w:p w14:paraId="2BFDBBE2" w14:textId="59CA7A95" w:rsidR="25D685BB" w:rsidRDefault="25D685BB" w:rsidP="0E8F76ED">
      <w:pPr>
        <w:pStyle w:val="Ttulo3"/>
        <w:spacing w:line="240" w:lineRule="auto"/>
        <w:ind w:firstLine="720"/>
        <w:jc w:val="both"/>
      </w:pPr>
      <w:bookmarkStart w:id="19" w:name="_Toc171031500"/>
      <w:r>
        <w:lastRenderedPageBreak/>
        <w:t>2.1.</w:t>
      </w:r>
      <w:r w:rsidR="009D11DB">
        <w:t>9</w:t>
      </w:r>
      <w:r>
        <w:t>. Requerimiento Funcional</w:t>
      </w:r>
      <w:r w:rsidR="00004865">
        <w:t>: Automotores Con Deuda</w:t>
      </w:r>
      <w:bookmarkEnd w:id="19"/>
    </w:p>
    <w:p w14:paraId="0793DF96" w14:textId="6CE14843" w:rsidR="0E8F76ED" w:rsidRDefault="0E8F76ED" w:rsidP="0E8F76ED">
      <w:pPr>
        <w:spacing w:line="240" w:lineRule="auto"/>
        <w:jc w:val="both"/>
        <w:rPr>
          <w:sz w:val="20"/>
          <w:szCs w:val="20"/>
        </w:rPr>
      </w:pPr>
    </w:p>
    <w:p w14:paraId="3C1C4A4B" w14:textId="2F4A1BA6" w:rsidR="0E8F76ED" w:rsidRDefault="0E8F76ED" w:rsidP="0E8F76ED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81"/>
        <w:gridCol w:w="6440"/>
      </w:tblGrid>
      <w:tr w:rsidR="0E8F76ED" w14:paraId="4148336F" w14:textId="77777777" w:rsidTr="5D08E63E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95B23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Introducción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41126" w14:textId="5874FFC1" w:rsidR="7BB20F68" w:rsidRDefault="00004865" w:rsidP="0E8F76ED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le filtrara respecto a un dominio en específico una tabla con las cuotas que debe el automotor.</w:t>
            </w:r>
          </w:p>
        </w:tc>
      </w:tr>
      <w:tr w:rsidR="0E8F76ED" w14:paraId="7D11BABC" w14:textId="77777777" w:rsidTr="5D08E63E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5C9E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Entradas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5FA5D" w14:textId="4C4AB667" w:rsidR="561DB14B" w:rsidRDefault="561DB14B" w:rsidP="0E8F76ED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Lista de automotores</w:t>
            </w:r>
          </w:p>
          <w:p w14:paraId="0A58FC3D" w14:textId="058E1A00" w:rsidR="561DB14B" w:rsidRDefault="561DB14B" w:rsidP="0E8F76ED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Lista de titulares</w:t>
            </w:r>
          </w:p>
        </w:tc>
      </w:tr>
      <w:tr w:rsidR="0E8F76ED" w14:paraId="2C32143D" w14:textId="77777777" w:rsidTr="5D08E63E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0397" w14:textId="232E1540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Procesos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EE8C5" w14:textId="4728E2E1" w:rsidR="0E8F76ED" w:rsidRDefault="0E8F76ED" w:rsidP="00BE5CF6">
            <w:pPr>
              <w:numPr>
                <w:ilvl w:val="0"/>
                <w:numId w:val="41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Acciones para realizar:</w:t>
            </w:r>
          </w:p>
          <w:p w14:paraId="77C23156" w14:textId="07719FD2" w:rsidR="269C7DA3" w:rsidRDefault="1E99D144" w:rsidP="00BE5CF6">
            <w:pPr>
              <w:numPr>
                <w:ilvl w:val="1"/>
                <w:numId w:val="41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 xml:space="preserve">El administrador seleccionara </w:t>
            </w:r>
            <w:r w:rsidR="5A1A19AC" w:rsidRPr="5D08E63E">
              <w:rPr>
                <w:sz w:val="20"/>
                <w:szCs w:val="20"/>
              </w:rPr>
              <w:t xml:space="preserve">el </w:t>
            </w:r>
            <w:r w:rsidR="0800A7F9" w:rsidRPr="5D08E63E">
              <w:rPr>
                <w:sz w:val="20"/>
                <w:szCs w:val="20"/>
              </w:rPr>
              <w:t>botón</w:t>
            </w:r>
            <w:r w:rsidR="5A1A19AC" w:rsidRPr="5D08E63E">
              <w:rPr>
                <w:sz w:val="20"/>
                <w:szCs w:val="20"/>
              </w:rPr>
              <w:t xml:space="preserve"> “listar automotores</w:t>
            </w:r>
            <w:r w:rsidR="38C44ECE" w:rsidRPr="5D08E63E">
              <w:rPr>
                <w:sz w:val="20"/>
                <w:szCs w:val="20"/>
              </w:rPr>
              <w:t>”</w:t>
            </w:r>
          </w:p>
        </w:tc>
      </w:tr>
      <w:tr w:rsidR="0E8F76ED" w14:paraId="6A90810B" w14:textId="77777777" w:rsidTr="5D08E63E">
        <w:trPr>
          <w:trHeight w:val="626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B4105" w14:textId="03CC6865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Salidas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334E" w14:textId="3073700E" w:rsidR="0E8F76ED" w:rsidRDefault="0E8F76ED" w:rsidP="0E8F76ED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El sistema le mostrar los datos del titular y del automotor </w:t>
            </w:r>
            <w:r w:rsidR="18CC7E09" w:rsidRPr="0E8F76ED">
              <w:rPr>
                <w:sz w:val="20"/>
                <w:szCs w:val="20"/>
              </w:rPr>
              <w:t>relacionado que por lo menos tengan una deuda.</w:t>
            </w:r>
          </w:p>
        </w:tc>
      </w:tr>
    </w:tbl>
    <w:p w14:paraId="6AC29513" w14:textId="035DB10F" w:rsidR="0E8F76ED" w:rsidRDefault="0E8F76ED" w:rsidP="0E8F76ED">
      <w:pPr>
        <w:spacing w:line="240" w:lineRule="auto"/>
        <w:jc w:val="both"/>
        <w:rPr>
          <w:color w:val="434343"/>
          <w:sz w:val="28"/>
          <w:szCs w:val="28"/>
        </w:rPr>
      </w:pPr>
    </w:p>
    <w:p w14:paraId="749EA892" w14:textId="2F5DC7AE" w:rsidR="7AA24F20" w:rsidRDefault="7AA24F20" w:rsidP="0E8F76ED">
      <w:pPr>
        <w:pStyle w:val="Ttulo3"/>
        <w:spacing w:line="240" w:lineRule="auto"/>
        <w:ind w:firstLine="720"/>
        <w:jc w:val="both"/>
      </w:pPr>
      <w:bookmarkStart w:id="20" w:name="_Toc171031501"/>
      <w:r>
        <w:t>2.1.</w:t>
      </w:r>
      <w:r w:rsidR="009D11DB">
        <w:t>10</w:t>
      </w:r>
      <w:r>
        <w:t>. Requerimiento Funcional</w:t>
      </w:r>
      <w:r w:rsidR="00004865">
        <w:t>: Recaudación Por Municipio</w:t>
      </w:r>
      <w:bookmarkEnd w:id="20"/>
    </w:p>
    <w:p w14:paraId="6DD0FDAD" w14:textId="6CE14843" w:rsidR="0E8F76ED" w:rsidRDefault="0E8F76ED" w:rsidP="0E8F76ED">
      <w:pPr>
        <w:spacing w:line="240" w:lineRule="auto"/>
        <w:jc w:val="both"/>
        <w:rPr>
          <w:sz w:val="20"/>
          <w:szCs w:val="20"/>
        </w:rPr>
      </w:pPr>
    </w:p>
    <w:p w14:paraId="512AFE4F" w14:textId="2F4A1BA6" w:rsidR="0E8F76ED" w:rsidRDefault="0E8F76ED" w:rsidP="0E8F76ED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78"/>
        <w:gridCol w:w="6443"/>
      </w:tblGrid>
      <w:tr w:rsidR="0E8F76ED" w14:paraId="477EB3D9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5CA3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Introducción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889C2" w14:textId="68DAB038" w:rsidR="663DBC5F" w:rsidRDefault="00004865" w:rsidP="0E8F76ED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muestra una tabla con la recaudación total por cada municipio.</w:t>
            </w:r>
          </w:p>
        </w:tc>
      </w:tr>
      <w:tr w:rsidR="0E8F76ED" w14:paraId="5D8693B7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D2714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Entradas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5CB7B" w14:textId="245EB5B4" w:rsidR="54125D77" w:rsidRDefault="54125D77" w:rsidP="0E8F76ED">
            <w:p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Lista de Municipios</w:t>
            </w:r>
          </w:p>
          <w:p w14:paraId="1F206FB6" w14:textId="7F599550" w:rsidR="54125D77" w:rsidRDefault="54125D77" w:rsidP="0E8F76ED">
            <w:p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Lista de Facturas</w:t>
            </w:r>
          </w:p>
        </w:tc>
      </w:tr>
      <w:tr w:rsidR="0E8F76ED" w14:paraId="65ED20D1" w14:textId="77777777" w:rsidTr="0E8F76ED">
        <w:trPr>
          <w:trHeight w:val="300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D3BC9" w14:textId="232E1540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Procesos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0DDD3" w14:textId="37E8661D" w:rsidR="0E8F76ED" w:rsidRDefault="0E8F76ED" w:rsidP="00BE5CF6">
            <w:pPr>
              <w:numPr>
                <w:ilvl w:val="0"/>
                <w:numId w:val="42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Acciones para realizar:</w:t>
            </w:r>
          </w:p>
          <w:p w14:paraId="3B8ADDC8" w14:textId="698A13CF" w:rsidR="0E8F76ED" w:rsidRDefault="0E8F76ED" w:rsidP="00BE5CF6">
            <w:pPr>
              <w:numPr>
                <w:ilvl w:val="1"/>
                <w:numId w:val="42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Se </w:t>
            </w:r>
            <w:r w:rsidR="6D469EB9" w:rsidRPr="0E8F76ED">
              <w:rPr>
                <w:sz w:val="20"/>
                <w:szCs w:val="20"/>
              </w:rPr>
              <w:t>filtrará la lista de facturas por municipio y estado</w:t>
            </w:r>
          </w:p>
          <w:p w14:paraId="40B32ED2" w14:textId="14CCC601" w:rsidR="447D7937" w:rsidRDefault="447D7937" w:rsidP="00BE5CF6">
            <w:pPr>
              <w:numPr>
                <w:ilvl w:val="1"/>
                <w:numId w:val="42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Se sumarán los datos</w:t>
            </w:r>
          </w:p>
        </w:tc>
      </w:tr>
      <w:tr w:rsidR="0E8F76ED" w14:paraId="368E7E03" w14:textId="77777777" w:rsidTr="0E8F76ED">
        <w:trPr>
          <w:trHeight w:val="626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BDD8A" w14:textId="03CC6865" w:rsidR="0E8F76ED" w:rsidRDefault="0E8F76ED" w:rsidP="0E8F76ED">
            <w:pPr>
              <w:widowControl w:val="0"/>
            </w:pPr>
            <w:r>
              <w:t>Salidas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F9FE2" w14:textId="2C2968AF" w:rsidR="0E8F76ED" w:rsidRDefault="0E8F76ED" w:rsidP="0E8F76ED">
            <w:pPr>
              <w:numPr>
                <w:ilvl w:val="0"/>
                <w:numId w:val="37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El sistema </w:t>
            </w:r>
            <w:r w:rsidR="790C9247" w:rsidRPr="0E8F76ED">
              <w:rPr>
                <w:sz w:val="20"/>
                <w:szCs w:val="20"/>
              </w:rPr>
              <w:t>mostrar</w:t>
            </w:r>
            <w:r w:rsidR="60B72C7C" w:rsidRPr="0E8F76ED">
              <w:rPr>
                <w:sz w:val="20"/>
                <w:szCs w:val="20"/>
              </w:rPr>
              <w:t>á</w:t>
            </w:r>
            <w:r w:rsidR="790C9247" w:rsidRPr="0E8F76ED">
              <w:rPr>
                <w:sz w:val="20"/>
                <w:szCs w:val="20"/>
              </w:rPr>
              <w:t xml:space="preserve"> una lista </w:t>
            </w:r>
            <w:r w:rsidR="4DE577F1" w:rsidRPr="0E8F76ED">
              <w:rPr>
                <w:sz w:val="20"/>
                <w:szCs w:val="20"/>
              </w:rPr>
              <w:t>de recaudaciones por municipio.</w:t>
            </w:r>
          </w:p>
        </w:tc>
      </w:tr>
    </w:tbl>
    <w:p w14:paraId="1103BBA0" w14:textId="4C765F7C" w:rsidR="0E8F76ED" w:rsidRDefault="0E8F76ED" w:rsidP="0E8F76ED">
      <w:pPr>
        <w:spacing w:line="240" w:lineRule="auto"/>
        <w:jc w:val="both"/>
        <w:rPr>
          <w:color w:val="434343"/>
          <w:sz w:val="28"/>
          <w:szCs w:val="28"/>
        </w:rPr>
      </w:pPr>
    </w:p>
    <w:p w14:paraId="2B9773E2" w14:textId="6D994645" w:rsidR="750E3147" w:rsidRDefault="750E3147" w:rsidP="0E8F76ED">
      <w:pPr>
        <w:pStyle w:val="Ttulo3"/>
        <w:spacing w:line="240" w:lineRule="auto"/>
        <w:ind w:firstLine="720"/>
        <w:jc w:val="both"/>
      </w:pPr>
      <w:bookmarkStart w:id="21" w:name="_Toc171031502"/>
      <w:r>
        <w:t>2.1.1</w:t>
      </w:r>
      <w:r w:rsidR="009D11DB">
        <w:t xml:space="preserve">1. </w:t>
      </w:r>
      <w:r>
        <w:t>Requerimiento Funcional</w:t>
      </w:r>
      <w:r w:rsidR="00004865">
        <w:t>: Visualizar Facturas Impagas</w:t>
      </w:r>
      <w:bookmarkEnd w:id="21"/>
    </w:p>
    <w:p w14:paraId="02471C97" w14:textId="222C4385" w:rsidR="0E8F76ED" w:rsidRDefault="0E8F76ED" w:rsidP="0E8F76ED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65"/>
        <w:gridCol w:w="6456"/>
      </w:tblGrid>
      <w:tr w:rsidR="0E8F76ED" w14:paraId="66F91D97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C4261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Introducción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44FDE" w14:textId="3FC4155A" w:rsidR="0E8F76ED" w:rsidRDefault="00004865" w:rsidP="0E8F76ED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muestra una tabla con las facturas impagas de un dominio en especifico</w:t>
            </w:r>
          </w:p>
        </w:tc>
      </w:tr>
      <w:tr w:rsidR="0E8F76ED" w14:paraId="65D6A393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D78FD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Entradas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76219" w14:textId="5B4AB897" w:rsidR="0E8F76ED" w:rsidRDefault="0E8F76ED" w:rsidP="0E8F76ED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Rango de Fechas</w:t>
            </w:r>
          </w:p>
          <w:p w14:paraId="19C6B5E2" w14:textId="57A3D034" w:rsidR="0E8F76ED" w:rsidRDefault="0E8F76ED" w:rsidP="0E8F76ED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Datos del Vehículo (Dominio)</w:t>
            </w:r>
          </w:p>
          <w:p w14:paraId="0F6DD32C" w14:textId="5B8F0B33" w:rsidR="64B9DE3A" w:rsidRDefault="64B9DE3A" w:rsidP="0E8F76ED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Lista de facturas</w:t>
            </w:r>
          </w:p>
        </w:tc>
      </w:tr>
      <w:tr w:rsidR="0E8F76ED" w14:paraId="3A5011D5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C1047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Procesos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347EB" w14:textId="3DF7AD9A" w:rsidR="0E8F76ED" w:rsidRDefault="60AFDAB6" w:rsidP="0E8F76ED">
            <w:pPr>
              <w:pStyle w:val="Prrafodelista"/>
              <w:numPr>
                <w:ilvl w:val="0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Acciones para realizar</w:t>
            </w:r>
            <w:r w:rsidR="0E8F76ED" w:rsidRPr="5D08E63E">
              <w:rPr>
                <w:sz w:val="20"/>
                <w:szCs w:val="20"/>
              </w:rPr>
              <w:t>:</w:t>
            </w:r>
          </w:p>
          <w:p w14:paraId="3D622368" w14:textId="6246A650" w:rsidR="0E8F76ED" w:rsidRDefault="0E8F76ED" w:rsidP="0E8F76ED">
            <w:pPr>
              <w:pStyle w:val="Prrafodelista"/>
              <w:numPr>
                <w:ilvl w:val="1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El usuario ingresa el dominio de su automotor y la fecha con las que desea filtrar la lista de </w:t>
            </w:r>
            <w:r w:rsidR="6E9D516D" w:rsidRPr="0E8F76ED">
              <w:rPr>
                <w:sz w:val="20"/>
                <w:szCs w:val="20"/>
              </w:rPr>
              <w:t>facturas</w:t>
            </w:r>
            <w:r w:rsidRPr="0E8F76ED">
              <w:rPr>
                <w:sz w:val="20"/>
                <w:szCs w:val="20"/>
              </w:rPr>
              <w:t>.</w:t>
            </w:r>
          </w:p>
          <w:p w14:paraId="533CE575" w14:textId="7C807749" w:rsidR="0E8F76ED" w:rsidRDefault="0E8F76ED" w:rsidP="0E8F76ED">
            <w:pPr>
              <w:pStyle w:val="Prrafodelista"/>
              <w:numPr>
                <w:ilvl w:val="0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>Casos alternativos:</w:t>
            </w:r>
          </w:p>
          <w:p w14:paraId="6FF9827E" w14:textId="7A7DBDBA" w:rsidR="0E8F76ED" w:rsidRDefault="0E8F76ED" w:rsidP="0E8F76ED">
            <w:pPr>
              <w:pStyle w:val="Prrafodelista"/>
              <w:numPr>
                <w:ilvl w:val="1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En caso de fecha o el dominio sea invalida se le </w:t>
            </w:r>
            <w:r w:rsidRPr="0E8F76ED">
              <w:rPr>
                <w:sz w:val="20"/>
                <w:szCs w:val="20"/>
              </w:rPr>
              <w:lastRenderedPageBreak/>
              <w:t>pedirá que corrija la información proporcionada.</w:t>
            </w:r>
          </w:p>
        </w:tc>
      </w:tr>
      <w:tr w:rsidR="0E8F76ED" w14:paraId="0E708AC7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7730" w14:textId="77777777" w:rsidR="0E8F76ED" w:rsidRDefault="0E8F76ED" w:rsidP="0E8F76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lastRenderedPageBreak/>
              <w:t>Salidas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65DD" w14:textId="280B5BAD" w:rsidR="0E8F76ED" w:rsidRDefault="0E8F76ED" w:rsidP="0E8F76ED">
            <w:pPr>
              <w:pStyle w:val="Prrafodelista"/>
              <w:numPr>
                <w:ilvl w:val="0"/>
                <w:numId w:val="1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0E8F76ED">
              <w:rPr>
                <w:sz w:val="20"/>
                <w:szCs w:val="20"/>
              </w:rPr>
              <w:t xml:space="preserve">Se mostrará por pantalla la lista de </w:t>
            </w:r>
            <w:r w:rsidR="20A473B9" w:rsidRPr="0E8F76ED">
              <w:rPr>
                <w:sz w:val="20"/>
                <w:szCs w:val="20"/>
              </w:rPr>
              <w:t xml:space="preserve">facturas </w:t>
            </w:r>
            <w:r w:rsidRPr="0E8F76ED">
              <w:rPr>
                <w:sz w:val="20"/>
                <w:szCs w:val="20"/>
              </w:rPr>
              <w:t>que cumplan con los filtros.</w:t>
            </w:r>
          </w:p>
        </w:tc>
      </w:tr>
    </w:tbl>
    <w:p w14:paraId="43F96F00" w14:textId="07F6F1D1" w:rsidR="0E8F76ED" w:rsidRDefault="0E8F76ED" w:rsidP="0E8F76ED">
      <w:pPr>
        <w:spacing w:line="240" w:lineRule="auto"/>
        <w:jc w:val="both"/>
        <w:rPr>
          <w:color w:val="434343"/>
          <w:sz w:val="28"/>
          <w:szCs w:val="28"/>
        </w:rPr>
      </w:pPr>
    </w:p>
    <w:p w14:paraId="5A946C96" w14:textId="001FFFBD" w:rsidR="282A6566" w:rsidRDefault="282A6566" w:rsidP="5D08E63E">
      <w:pPr>
        <w:pStyle w:val="Ttulo3"/>
        <w:spacing w:line="240" w:lineRule="auto"/>
        <w:ind w:firstLine="720"/>
        <w:jc w:val="both"/>
      </w:pPr>
      <w:bookmarkStart w:id="22" w:name="_Toc171031503"/>
      <w:r>
        <w:t>2.1.1</w:t>
      </w:r>
      <w:r w:rsidR="009D11DB">
        <w:t>2</w:t>
      </w:r>
      <w:r>
        <w:t>. Requerimiento Funcional</w:t>
      </w:r>
      <w:r w:rsidR="00004865">
        <w:t>: Consultar Automotor</w:t>
      </w:r>
      <w:bookmarkEnd w:id="22"/>
    </w:p>
    <w:p w14:paraId="5E9A691A" w14:textId="222C4385" w:rsidR="5D08E63E" w:rsidRDefault="5D08E63E" w:rsidP="5D08E63E">
      <w:pPr>
        <w:spacing w:line="240" w:lineRule="auto"/>
        <w:jc w:val="both"/>
        <w:rPr>
          <w:sz w:val="20"/>
          <w:szCs w:val="20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765"/>
        <w:gridCol w:w="6456"/>
      </w:tblGrid>
      <w:tr w:rsidR="5D08E63E" w14:paraId="19106D7B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7361" w14:textId="77777777" w:rsidR="5D08E63E" w:rsidRDefault="5D08E63E" w:rsidP="5D08E6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Introducción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FAC1" w14:textId="57889543" w:rsidR="4FA06B99" w:rsidRDefault="00004865" w:rsidP="5D08E63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podrá consultar los datos del automotor o también los datos de un titular.</w:t>
            </w:r>
          </w:p>
        </w:tc>
      </w:tr>
      <w:tr w:rsidR="5D08E63E" w14:paraId="4BB40AC9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A9968" w14:textId="77777777" w:rsidR="5D08E63E" w:rsidRDefault="5D08E63E" w:rsidP="5D08E6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Entradas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B9AD8" w14:textId="6B7C778B" w:rsidR="4DB15727" w:rsidRDefault="4DB15727" w:rsidP="5D08E63E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Dominio</w:t>
            </w:r>
          </w:p>
          <w:p w14:paraId="3AF29754" w14:textId="6B396F40" w:rsidR="75648BE2" w:rsidRDefault="75648BE2" w:rsidP="5D08E63E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DNI</w:t>
            </w:r>
          </w:p>
        </w:tc>
      </w:tr>
      <w:tr w:rsidR="5D08E63E" w14:paraId="37EEF6FC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F6F39" w14:textId="77777777" w:rsidR="5D08E63E" w:rsidRDefault="5D08E63E" w:rsidP="5D08E6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Procesos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53DBD" w14:textId="0EFA56DE" w:rsidR="67818C2C" w:rsidRDefault="67818C2C" w:rsidP="5D08E63E">
            <w:pPr>
              <w:pStyle w:val="Prrafodelista"/>
              <w:numPr>
                <w:ilvl w:val="0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Acciones para realizar</w:t>
            </w:r>
            <w:r w:rsidR="5D08E63E" w:rsidRPr="5D08E63E">
              <w:rPr>
                <w:sz w:val="20"/>
                <w:szCs w:val="20"/>
              </w:rPr>
              <w:t>:</w:t>
            </w:r>
            <w:r w:rsidR="3DEDC1C7" w:rsidRPr="5D08E63E">
              <w:rPr>
                <w:sz w:val="20"/>
                <w:szCs w:val="20"/>
              </w:rPr>
              <w:t xml:space="preserve"> (Funcional visualizar automotor)</w:t>
            </w:r>
          </w:p>
          <w:p w14:paraId="411D29B8" w14:textId="0B12C2C3" w:rsidR="5D08E63E" w:rsidRDefault="5D08E63E" w:rsidP="5D08E63E">
            <w:pPr>
              <w:pStyle w:val="Prrafodelista"/>
              <w:numPr>
                <w:ilvl w:val="1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 xml:space="preserve">El usuario ingresa </w:t>
            </w:r>
            <w:r w:rsidR="3356102D" w:rsidRPr="5D08E63E">
              <w:rPr>
                <w:sz w:val="20"/>
                <w:szCs w:val="20"/>
              </w:rPr>
              <w:t xml:space="preserve">el dominio para luego consultar en el sistema cual es el automotor que </w:t>
            </w:r>
            <w:r w:rsidR="54757237" w:rsidRPr="5D08E63E">
              <w:rPr>
                <w:sz w:val="20"/>
                <w:szCs w:val="20"/>
              </w:rPr>
              <w:t>está</w:t>
            </w:r>
            <w:r w:rsidR="3356102D" w:rsidRPr="5D08E63E">
              <w:rPr>
                <w:sz w:val="20"/>
                <w:szCs w:val="20"/>
              </w:rPr>
              <w:t xml:space="preserve"> intentando buscar</w:t>
            </w:r>
          </w:p>
          <w:p w14:paraId="6F4A7244" w14:textId="7C807749" w:rsidR="5D08E63E" w:rsidRDefault="5D08E63E" w:rsidP="5D08E63E">
            <w:pPr>
              <w:pStyle w:val="Prrafodelista"/>
              <w:numPr>
                <w:ilvl w:val="0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Casos alternativos:</w:t>
            </w:r>
          </w:p>
          <w:p w14:paraId="375F453A" w14:textId="71B0039C" w:rsidR="4AEC1FB3" w:rsidRDefault="4AEC1FB3" w:rsidP="5D08E63E">
            <w:pPr>
              <w:pStyle w:val="Prrafodelista"/>
              <w:numPr>
                <w:ilvl w:val="1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Si el dominio es incorrecto o no pone dominio, este abortara la funcionalidad con un mensaje.</w:t>
            </w:r>
          </w:p>
          <w:p w14:paraId="4DA16037" w14:textId="42F5562D" w:rsidR="4AEC1FB3" w:rsidRDefault="4AEC1FB3" w:rsidP="5D08E63E">
            <w:pPr>
              <w:pStyle w:val="Prrafodelista"/>
              <w:numPr>
                <w:ilvl w:val="0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Acciones para realizar</w:t>
            </w:r>
            <w:r w:rsidR="2AFD04F1" w:rsidRPr="5D08E63E">
              <w:rPr>
                <w:sz w:val="20"/>
                <w:szCs w:val="20"/>
              </w:rPr>
              <w:t>: (Funcional visualizar titular)</w:t>
            </w:r>
          </w:p>
          <w:p w14:paraId="48F28750" w14:textId="08609597" w:rsidR="2AFD04F1" w:rsidRDefault="2AFD04F1" w:rsidP="5D08E63E">
            <w:pPr>
              <w:pStyle w:val="Prrafodelista"/>
              <w:numPr>
                <w:ilvl w:val="1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 xml:space="preserve">El usuario ingresa el </w:t>
            </w:r>
            <w:r w:rsidR="690876F9" w:rsidRPr="5D08E63E">
              <w:rPr>
                <w:sz w:val="20"/>
                <w:szCs w:val="20"/>
              </w:rPr>
              <w:t>DNI</w:t>
            </w:r>
            <w:r w:rsidRPr="5D08E63E">
              <w:rPr>
                <w:sz w:val="20"/>
                <w:szCs w:val="20"/>
              </w:rPr>
              <w:t xml:space="preserve"> para luego consultar en el sistema cual es el titular que </w:t>
            </w:r>
            <w:r w:rsidR="48B618B5" w:rsidRPr="5D08E63E">
              <w:rPr>
                <w:sz w:val="20"/>
                <w:szCs w:val="20"/>
              </w:rPr>
              <w:t>está</w:t>
            </w:r>
            <w:r w:rsidRPr="5D08E63E">
              <w:rPr>
                <w:sz w:val="20"/>
                <w:szCs w:val="20"/>
              </w:rPr>
              <w:t xml:space="preserve"> intentando buscar</w:t>
            </w:r>
          </w:p>
          <w:p w14:paraId="1D0E5610" w14:textId="78FF7046" w:rsidR="2AFD04F1" w:rsidRDefault="2AFD04F1" w:rsidP="5D08E63E">
            <w:pPr>
              <w:pStyle w:val="Prrafodelista"/>
              <w:numPr>
                <w:ilvl w:val="0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Casos alternativos:</w:t>
            </w:r>
          </w:p>
          <w:p w14:paraId="5C01D16B" w14:textId="0D187F55" w:rsidR="152981FD" w:rsidRDefault="152981FD" w:rsidP="5D08E63E">
            <w:pPr>
              <w:pStyle w:val="Prrafodelista"/>
              <w:numPr>
                <w:ilvl w:val="1"/>
                <w:numId w:val="16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Si el DNI es incorrecto o no pone ningún DNI, este abortara la funcionalidad con un mensaje.</w:t>
            </w:r>
          </w:p>
        </w:tc>
      </w:tr>
      <w:tr w:rsidR="5D08E63E" w14:paraId="11D78616" w14:textId="77777777" w:rsidTr="5D08E63E">
        <w:trPr>
          <w:trHeight w:val="30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B7228" w14:textId="77777777" w:rsidR="5D08E63E" w:rsidRDefault="5D08E63E" w:rsidP="5D08E6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Salidas</w:t>
            </w:r>
          </w:p>
        </w:tc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8940B" w14:textId="12D3F194" w:rsidR="18294820" w:rsidRDefault="18294820" w:rsidP="5D08E63E">
            <w:pPr>
              <w:pStyle w:val="Prrafodelista"/>
              <w:numPr>
                <w:ilvl w:val="0"/>
                <w:numId w:val="1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(Funcional visualizar automotor):</w:t>
            </w:r>
          </w:p>
          <w:p w14:paraId="6328602C" w14:textId="2340121C" w:rsidR="2A344AC8" w:rsidRDefault="2A344AC8" w:rsidP="5D08E63E">
            <w:pPr>
              <w:pStyle w:val="Prrafodelista"/>
              <w:numPr>
                <w:ilvl w:val="1"/>
                <w:numId w:val="1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 xml:space="preserve">Se le brindara al usuario la </w:t>
            </w:r>
            <w:r w:rsidR="36C7CF75" w:rsidRPr="5D08E63E">
              <w:rPr>
                <w:sz w:val="20"/>
                <w:szCs w:val="20"/>
              </w:rPr>
              <w:t>información</w:t>
            </w:r>
            <w:r w:rsidRPr="5D08E63E">
              <w:rPr>
                <w:sz w:val="20"/>
                <w:szCs w:val="20"/>
              </w:rPr>
              <w:t xml:space="preserve"> del dominio, DNI del titular, marca, modelo, año y municipio sobre el automotor buscado</w:t>
            </w:r>
          </w:p>
          <w:p w14:paraId="504BF756" w14:textId="16AD4AC0" w:rsidR="2A344AC8" w:rsidRDefault="2A344AC8" w:rsidP="5D08E63E">
            <w:pPr>
              <w:pStyle w:val="Prrafodelista"/>
              <w:numPr>
                <w:ilvl w:val="0"/>
                <w:numId w:val="1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>(Funcional visualizar titular):</w:t>
            </w:r>
          </w:p>
          <w:p w14:paraId="2F2D3E83" w14:textId="11017798" w:rsidR="2A344AC8" w:rsidRDefault="2A344AC8" w:rsidP="5D08E63E">
            <w:pPr>
              <w:pStyle w:val="Prrafodelista"/>
              <w:numPr>
                <w:ilvl w:val="1"/>
                <w:numId w:val="15"/>
              </w:numPr>
              <w:spacing w:line="240" w:lineRule="auto"/>
              <w:jc w:val="both"/>
              <w:rPr>
                <w:sz w:val="20"/>
                <w:szCs w:val="20"/>
              </w:rPr>
            </w:pPr>
            <w:r w:rsidRPr="5D08E63E">
              <w:rPr>
                <w:sz w:val="20"/>
                <w:szCs w:val="20"/>
              </w:rPr>
              <w:t xml:space="preserve">Se le brindara al usuario la </w:t>
            </w:r>
            <w:r w:rsidR="5F1F25BA" w:rsidRPr="5D08E63E">
              <w:rPr>
                <w:sz w:val="20"/>
                <w:szCs w:val="20"/>
              </w:rPr>
              <w:t>información</w:t>
            </w:r>
            <w:r w:rsidRPr="5D08E63E">
              <w:rPr>
                <w:sz w:val="20"/>
                <w:szCs w:val="20"/>
              </w:rPr>
              <w:t xml:space="preserve"> del DNI, nombre y apellido sobre el titular buscado</w:t>
            </w:r>
          </w:p>
        </w:tc>
      </w:tr>
    </w:tbl>
    <w:p w14:paraId="590F0391" w14:textId="39C89A16" w:rsidR="5D08E63E" w:rsidRDefault="5D08E63E" w:rsidP="5D08E63E">
      <w:pPr>
        <w:spacing w:line="240" w:lineRule="auto"/>
        <w:jc w:val="both"/>
        <w:rPr>
          <w:color w:val="434343"/>
          <w:sz w:val="28"/>
          <w:szCs w:val="28"/>
        </w:rPr>
      </w:pPr>
    </w:p>
    <w:p w14:paraId="5041AA00" w14:textId="69AB5813" w:rsidR="00703779" w:rsidRDefault="00727FC9" w:rsidP="363211EA">
      <w:pPr>
        <w:pStyle w:val="Ttulo2"/>
        <w:spacing w:line="240" w:lineRule="auto"/>
        <w:jc w:val="both"/>
      </w:pPr>
      <w:bookmarkStart w:id="23" w:name="_Toc171031504"/>
      <w:r>
        <w:t>2</w:t>
      </w:r>
      <w:r w:rsidR="00E13AC0">
        <w:t>.2 Requerimientos No Funcionales</w:t>
      </w:r>
      <w:bookmarkEnd w:id="23"/>
    </w:p>
    <w:p w14:paraId="36F71D65" w14:textId="77777777" w:rsidR="00BE5CF6" w:rsidRPr="00BE5CF6" w:rsidRDefault="00BE5CF6" w:rsidP="00BE5CF6"/>
    <w:p w14:paraId="521D0844" w14:textId="142E7763" w:rsidR="540ED12E" w:rsidRPr="009D11DB" w:rsidRDefault="00727FC9" w:rsidP="009D11DB">
      <w:pPr>
        <w:pStyle w:val="Ttulo3"/>
        <w:tabs>
          <w:tab w:val="left" w:pos="1080"/>
        </w:tabs>
        <w:spacing w:before="120" w:after="60" w:line="240" w:lineRule="auto"/>
      </w:pPr>
      <w:bookmarkStart w:id="24" w:name="_Toc171031505"/>
      <w:r>
        <w:t>2</w:t>
      </w:r>
      <w:r w:rsidR="00E13AC0">
        <w:t>.2.1 Requerimientos de Performance</w:t>
      </w:r>
      <w:bookmarkStart w:id="25" w:name="_1t3h5sf"/>
      <w:bookmarkEnd w:id="24"/>
      <w:bookmarkEnd w:id="25"/>
    </w:p>
    <w:p w14:paraId="18993DEA" w14:textId="2F8B2263" w:rsidR="540ED12E" w:rsidRDefault="540ED12E" w:rsidP="540ED12E">
      <w:pPr>
        <w:spacing w:line="360" w:lineRule="auto"/>
        <w:jc w:val="both"/>
        <w:rPr>
          <w:sz w:val="20"/>
          <w:szCs w:val="20"/>
        </w:rPr>
      </w:pPr>
    </w:p>
    <w:p w14:paraId="0C36DD95" w14:textId="0DFEB587" w:rsidR="045508F6" w:rsidRDefault="045508F6" w:rsidP="540ED12E">
      <w:pPr>
        <w:spacing w:line="360" w:lineRule="auto"/>
        <w:jc w:val="both"/>
        <w:rPr>
          <w:sz w:val="20"/>
          <w:szCs w:val="20"/>
        </w:rPr>
      </w:pPr>
      <w:r w:rsidRPr="5D08E63E">
        <w:rPr>
          <w:sz w:val="20"/>
          <w:szCs w:val="20"/>
        </w:rPr>
        <w:t xml:space="preserve">Los requerimientos de performance en nuestro sistema estarán arraigados a los datos que obtendremos de la data base, por </w:t>
      </w:r>
      <w:r w:rsidR="2AD9EFCC" w:rsidRPr="5D08E63E">
        <w:rPr>
          <w:sz w:val="20"/>
          <w:szCs w:val="20"/>
        </w:rPr>
        <w:t>ejemplo,</w:t>
      </w:r>
      <w:r w:rsidRPr="5D08E63E">
        <w:rPr>
          <w:sz w:val="20"/>
          <w:szCs w:val="20"/>
        </w:rPr>
        <w:t xml:space="preserve"> si utilizamos el caso de uso visualizar facturas impagas tendremos un costo de memoria para almacenar todas las facturas que no </w:t>
      </w:r>
      <w:r w:rsidR="4A0031F4" w:rsidRPr="5D08E63E">
        <w:rPr>
          <w:sz w:val="20"/>
          <w:szCs w:val="20"/>
        </w:rPr>
        <w:t>están</w:t>
      </w:r>
      <w:r w:rsidRPr="5D08E63E">
        <w:rPr>
          <w:sz w:val="20"/>
          <w:szCs w:val="20"/>
        </w:rPr>
        <w:t xml:space="preserve"> </w:t>
      </w:r>
      <w:r w:rsidR="0ABB9F5A" w:rsidRPr="5D08E63E">
        <w:rPr>
          <w:sz w:val="20"/>
          <w:szCs w:val="20"/>
        </w:rPr>
        <w:t>pagadas</w:t>
      </w:r>
      <w:r w:rsidR="6F76A2B7" w:rsidRPr="5D08E63E">
        <w:rPr>
          <w:sz w:val="20"/>
          <w:szCs w:val="20"/>
        </w:rPr>
        <w:t xml:space="preserve"> (</w:t>
      </w:r>
      <w:r w:rsidR="1A287C7D" w:rsidRPr="5D08E63E">
        <w:rPr>
          <w:sz w:val="20"/>
          <w:szCs w:val="20"/>
        </w:rPr>
        <w:t>además</w:t>
      </w:r>
      <w:r w:rsidR="6F76A2B7" w:rsidRPr="5D08E63E">
        <w:rPr>
          <w:sz w:val="20"/>
          <w:szCs w:val="20"/>
        </w:rPr>
        <w:t xml:space="preserve"> de utilizar un índice implementado en memoria)</w:t>
      </w:r>
      <w:r w:rsidR="0ABB9F5A" w:rsidRPr="5D08E63E">
        <w:rPr>
          <w:sz w:val="20"/>
          <w:szCs w:val="20"/>
        </w:rPr>
        <w:t xml:space="preserve"> y solo podría ser usado por un usuario que consulte </w:t>
      </w:r>
      <w:r w:rsidR="7E873FE9" w:rsidRPr="5D08E63E">
        <w:rPr>
          <w:sz w:val="20"/>
          <w:szCs w:val="20"/>
        </w:rPr>
        <w:t>sobre las facturas impagas que tenga el dominio de su automotor.</w:t>
      </w:r>
    </w:p>
    <w:p w14:paraId="01DB39EF" w14:textId="625EC273" w:rsidR="540ED12E" w:rsidRDefault="540ED12E" w:rsidP="540ED12E">
      <w:pPr>
        <w:spacing w:line="360" w:lineRule="auto"/>
        <w:jc w:val="both"/>
        <w:rPr>
          <w:sz w:val="20"/>
          <w:szCs w:val="20"/>
        </w:rPr>
      </w:pPr>
    </w:p>
    <w:p w14:paraId="2493F54E" w14:textId="262C0635" w:rsidR="540ED12E" w:rsidRDefault="00727FC9" w:rsidP="009D11DB">
      <w:pPr>
        <w:pStyle w:val="Ttulo3"/>
        <w:tabs>
          <w:tab w:val="left" w:pos="1080"/>
        </w:tabs>
        <w:spacing w:before="120" w:after="60" w:line="240" w:lineRule="auto"/>
      </w:pPr>
      <w:bookmarkStart w:id="26" w:name="_Toc171031506"/>
      <w:r>
        <w:t>2</w:t>
      </w:r>
      <w:r w:rsidR="00E13AC0">
        <w:t>.2.2 Requerimientos lógicos de la base de datos</w:t>
      </w:r>
      <w:bookmarkEnd w:id="26"/>
    </w:p>
    <w:p w14:paraId="7A8561F9" w14:textId="77777777" w:rsidR="009D11DB" w:rsidRPr="009D11DB" w:rsidRDefault="009D11DB" w:rsidP="009D11DB"/>
    <w:p w14:paraId="074D41C8" w14:textId="6AFBA4BC" w:rsidR="015B82FA" w:rsidRDefault="015B82FA" w:rsidP="540ED12E">
      <w:pPr>
        <w:spacing w:line="360" w:lineRule="auto"/>
        <w:jc w:val="both"/>
        <w:rPr>
          <w:sz w:val="20"/>
          <w:szCs w:val="20"/>
        </w:rPr>
      </w:pPr>
      <w:r w:rsidRPr="540ED12E">
        <w:rPr>
          <w:b/>
          <w:bCs/>
          <w:i/>
          <w:iCs/>
          <w:sz w:val="20"/>
          <w:szCs w:val="20"/>
          <w:u w:val="single"/>
        </w:rPr>
        <w:t>Tipos de información usados por varias funciones:</w:t>
      </w:r>
      <w:r w:rsidRPr="540ED12E">
        <w:rPr>
          <w:sz w:val="20"/>
          <w:szCs w:val="20"/>
        </w:rPr>
        <w:t xml:space="preserve"> </w:t>
      </w:r>
      <w:r w:rsidR="7EA54D5C" w:rsidRPr="540ED12E">
        <w:rPr>
          <w:sz w:val="20"/>
          <w:szCs w:val="20"/>
        </w:rPr>
        <w:t xml:space="preserve">Los datos </w:t>
      </w:r>
      <w:r w:rsidR="1C181CEE" w:rsidRPr="540ED12E">
        <w:rPr>
          <w:sz w:val="20"/>
          <w:szCs w:val="20"/>
        </w:rPr>
        <w:t xml:space="preserve">que nos proveen los clientes se almacenaran en distintos formatos para ser utilizados por otras funciones, por ejemplo, en la </w:t>
      </w:r>
      <w:r w:rsidR="28E3FD0A" w:rsidRPr="540ED12E">
        <w:rPr>
          <w:sz w:val="20"/>
          <w:szCs w:val="20"/>
        </w:rPr>
        <w:t>función</w:t>
      </w:r>
      <w:r w:rsidR="1C181CEE" w:rsidRPr="540ED12E">
        <w:rPr>
          <w:sz w:val="20"/>
          <w:szCs w:val="20"/>
        </w:rPr>
        <w:t xml:space="preserve"> de agregar automotor el cliente ingresara su auto para almacenar </w:t>
      </w:r>
      <w:r w:rsidR="0A5B86B0" w:rsidRPr="540ED12E">
        <w:rPr>
          <w:sz w:val="20"/>
          <w:szCs w:val="20"/>
        </w:rPr>
        <w:t xml:space="preserve">los datos en una tabla compuesta de </w:t>
      </w:r>
      <w:r w:rsidR="46586F5E" w:rsidRPr="540ED12E">
        <w:rPr>
          <w:sz w:val="20"/>
          <w:szCs w:val="20"/>
        </w:rPr>
        <w:t>distintos tipos</w:t>
      </w:r>
      <w:r w:rsidR="0A5B86B0" w:rsidRPr="540ED12E">
        <w:rPr>
          <w:sz w:val="20"/>
          <w:szCs w:val="20"/>
        </w:rPr>
        <w:t xml:space="preserve"> de </w:t>
      </w:r>
      <w:r w:rsidR="75FE244C" w:rsidRPr="540ED12E">
        <w:rPr>
          <w:sz w:val="20"/>
          <w:szCs w:val="20"/>
        </w:rPr>
        <w:t>información</w:t>
      </w:r>
      <w:r w:rsidR="0A5B86B0" w:rsidRPr="540ED12E">
        <w:rPr>
          <w:sz w:val="20"/>
          <w:szCs w:val="20"/>
        </w:rPr>
        <w:t>: Automotor(dominio,</w:t>
      </w:r>
      <w:r w:rsidR="70148FAC" w:rsidRPr="540ED12E">
        <w:rPr>
          <w:sz w:val="20"/>
          <w:szCs w:val="20"/>
        </w:rPr>
        <w:t xml:space="preserve">dni_titular,id_municipio,marca,modelo,año_fabr) No obstante el agregar un automotor requiere </w:t>
      </w:r>
      <w:r w:rsidR="55EEBE94" w:rsidRPr="540ED12E">
        <w:rPr>
          <w:sz w:val="20"/>
          <w:szCs w:val="20"/>
        </w:rPr>
        <w:t>también</w:t>
      </w:r>
      <w:r w:rsidR="70148FAC" w:rsidRPr="540ED12E">
        <w:rPr>
          <w:sz w:val="20"/>
          <w:szCs w:val="20"/>
        </w:rPr>
        <w:t xml:space="preserve"> hacerlo para la tabla de municipios: Municipios(</w:t>
      </w:r>
      <w:proofErr w:type="spellStart"/>
      <w:r w:rsidR="70148FAC" w:rsidRPr="540ED12E">
        <w:rPr>
          <w:sz w:val="20"/>
          <w:szCs w:val="20"/>
        </w:rPr>
        <w:t>id,localidad,descripcion</w:t>
      </w:r>
      <w:proofErr w:type="spellEnd"/>
      <w:r w:rsidR="70148FAC" w:rsidRPr="540ED12E">
        <w:rPr>
          <w:sz w:val="20"/>
          <w:szCs w:val="20"/>
        </w:rPr>
        <w:t>)</w:t>
      </w:r>
      <w:r w:rsidR="07A55113" w:rsidRPr="540ED12E">
        <w:rPr>
          <w:sz w:val="20"/>
          <w:szCs w:val="20"/>
        </w:rPr>
        <w:t>.</w:t>
      </w:r>
    </w:p>
    <w:p w14:paraId="79DD57AC" w14:textId="6F339308" w:rsidR="07A55113" w:rsidRDefault="07A55113" w:rsidP="540ED12E">
      <w:pPr>
        <w:spacing w:line="360" w:lineRule="auto"/>
        <w:jc w:val="both"/>
        <w:rPr>
          <w:sz w:val="20"/>
          <w:szCs w:val="20"/>
        </w:rPr>
      </w:pPr>
      <w:r w:rsidRPr="540ED12E">
        <w:rPr>
          <w:sz w:val="20"/>
          <w:szCs w:val="20"/>
        </w:rPr>
        <w:t xml:space="preserve">Estos datos se utilizarán para diversas funciones del sistema, como el proceso de pago de una factura de un automotor, </w:t>
      </w:r>
      <w:r w:rsidR="1CCBA4DB" w:rsidRPr="540ED12E">
        <w:rPr>
          <w:sz w:val="20"/>
          <w:szCs w:val="20"/>
        </w:rPr>
        <w:t>búsqueda</w:t>
      </w:r>
      <w:r w:rsidRPr="540ED12E">
        <w:rPr>
          <w:sz w:val="20"/>
          <w:szCs w:val="20"/>
        </w:rPr>
        <w:t xml:space="preserve"> y listados de automotores, </w:t>
      </w:r>
      <w:r w:rsidR="09919D5D" w:rsidRPr="540ED12E">
        <w:rPr>
          <w:sz w:val="20"/>
          <w:szCs w:val="20"/>
        </w:rPr>
        <w:t>además</w:t>
      </w:r>
      <w:r w:rsidRPr="540ED12E">
        <w:rPr>
          <w:sz w:val="20"/>
          <w:szCs w:val="20"/>
        </w:rPr>
        <w:t xml:space="preserve"> de consultas frecuentes sobre estas tablas</w:t>
      </w:r>
    </w:p>
    <w:p w14:paraId="7873C015" w14:textId="45294ABE" w:rsidR="540ED12E" w:rsidRDefault="540ED12E" w:rsidP="540ED12E">
      <w:pPr>
        <w:spacing w:line="360" w:lineRule="auto"/>
        <w:jc w:val="both"/>
        <w:rPr>
          <w:sz w:val="20"/>
          <w:szCs w:val="20"/>
        </w:rPr>
      </w:pPr>
    </w:p>
    <w:p w14:paraId="3070B2F7" w14:textId="2AA6D219" w:rsidR="16ABB1B4" w:rsidRDefault="16ABB1B4" w:rsidP="540ED12E">
      <w:pPr>
        <w:spacing w:line="360" w:lineRule="auto"/>
        <w:jc w:val="both"/>
        <w:rPr>
          <w:sz w:val="20"/>
          <w:szCs w:val="20"/>
        </w:rPr>
      </w:pPr>
      <w:r w:rsidRPr="540ED12E">
        <w:rPr>
          <w:b/>
          <w:bCs/>
          <w:i/>
          <w:iCs/>
          <w:sz w:val="20"/>
          <w:szCs w:val="20"/>
          <w:u w:val="single"/>
        </w:rPr>
        <w:t>Frecuencia de uso:</w:t>
      </w:r>
      <w:r w:rsidRPr="540ED12E">
        <w:rPr>
          <w:sz w:val="20"/>
          <w:szCs w:val="20"/>
        </w:rPr>
        <w:t xml:space="preserve"> Siguiendo con nu</w:t>
      </w:r>
      <w:r w:rsidR="3FD97445" w:rsidRPr="540ED12E">
        <w:rPr>
          <w:sz w:val="20"/>
          <w:szCs w:val="20"/>
        </w:rPr>
        <w:t>estro sistema, los datos d</w:t>
      </w:r>
      <w:r w:rsidR="1D040EFE" w:rsidRPr="540ED12E">
        <w:rPr>
          <w:sz w:val="20"/>
          <w:szCs w:val="20"/>
        </w:rPr>
        <w:t>e los</w:t>
      </w:r>
      <w:r w:rsidR="3FD97445" w:rsidRPr="540ED12E">
        <w:rPr>
          <w:sz w:val="20"/>
          <w:szCs w:val="20"/>
        </w:rPr>
        <w:t xml:space="preserve"> </w:t>
      </w:r>
      <w:r w:rsidR="79E319AE" w:rsidRPr="540ED12E">
        <w:rPr>
          <w:sz w:val="20"/>
          <w:szCs w:val="20"/>
        </w:rPr>
        <w:t>A</w:t>
      </w:r>
      <w:r w:rsidR="3FD97445" w:rsidRPr="540ED12E">
        <w:rPr>
          <w:sz w:val="20"/>
          <w:szCs w:val="20"/>
        </w:rPr>
        <w:t>utomotor</w:t>
      </w:r>
      <w:r w:rsidR="66A1107E" w:rsidRPr="540ED12E">
        <w:rPr>
          <w:sz w:val="20"/>
          <w:szCs w:val="20"/>
        </w:rPr>
        <w:t>es</w:t>
      </w:r>
      <w:r w:rsidR="3DB19C65" w:rsidRPr="540ED12E">
        <w:rPr>
          <w:sz w:val="20"/>
          <w:szCs w:val="20"/>
        </w:rPr>
        <w:t xml:space="preserve"> y Boleta</w:t>
      </w:r>
      <w:r w:rsidR="781CEADE" w:rsidRPr="540ED12E">
        <w:rPr>
          <w:sz w:val="20"/>
          <w:szCs w:val="20"/>
        </w:rPr>
        <w:t>s</w:t>
      </w:r>
      <w:r w:rsidR="3FD97445" w:rsidRPr="540ED12E">
        <w:rPr>
          <w:sz w:val="20"/>
          <w:szCs w:val="20"/>
        </w:rPr>
        <w:t xml:space="preserve"> serian ingresados </w:t>
      </w:r>
      <w:r w:rsidR="241E2F87" w:rsidRPr="540ED12E">
        <w:rPr>
          <w:sz w:val="20"/>
          <w:szCs w:val="20"/>
        </w:rPr>
        <w:t>y</w:t>
      </w:r>
      <w:r w:rsidR="3FD97445" w:rsidRPr="540ED12E">
        <w:rPr>
          <w:sz w:val="20"/>
          <w:szCs w:val="20"/>
        </w:rPr>
        <w:t xml:space="preserve"> consultados con demasiada frecuencia, ya que los</w:t>
      </w:r>
      <w:r w:rsidR="34A3097E" w:rsidRPr="540ED12E">
        <w:rPr>
          <w:sz w:val="20"/>
          <w:szCs w:val="20"/>
        </w:rPr>
        <w:t xml:space="preserve"> nuevos</w:t>
      </w:r>
      <w:r w:rsidR="3FD97445" w:rsidRPr="540ED12E">
        <w:rPr>
          <w:sz w:val="20"/>
          <w:szCs w:val="20"/>
        </w:rPr>
        <w:t xml:space="preserve"> clientes </w:t>
      </w:r>
      <w:r w:rsidR="3809BD58" w:rsidRPr="540ED12E">
        <w:rPr>
          <w:sz w:val="20"/>
          <w:szCs w:val="20"/>
        </w:rPr>
        <w:t>estarán</w:t>
      </w:r>
      <w:r w:rsidR="44DF3634" w:rsidRPr="540ED12E">
        <w:rPr>
          <w:sz w:val="20"/>
          <w:szCs w:val="20"/>
        </w:rPr>
        <w:t xml:space="preserve"> agregando nuevos</w:t>
      </w:r>
      <w:r w:rsidR="5C8DC783" w:rsidRPr="540ED12E">
        <w:rPr>
          <w:sz w:val="20"/>
          <w:szCs w:val="20"/>
        </w:rPr>
        <w:t xml:space="preserve">, modificando o </w:t>
      </w:r>
      <w:r w:rsidR="5C1EED37" w:rsidRPr="540ED12E">
        <w:rPr>
          <w:sz w:val="20"/>
          <w:szCs w:val="20"/>
        </w:rPr>
        <w:t>eliminando</w:t>
      </w:r>
      <w:r w:rsidR="5C8DC783" w:rsidRPr="540ED12E">
        <w:rPr>
          <w:sz w:val="20"/>
          <w:szCs w:val="20"/>
        </w:rPr>
        <w:t xml:space="preserve"> sus autos en nuestro sistema. Por otro lado, los datos </w:t>
      </w:r>
      <w:r w:rsidR="1C4EF0C5" w:rsidRPr="540ED12E">
        <w:rPr>
          <w:sz w:val="20"/>
          <w:szCs w:val="20"/>
        </w:rPr>
        <w:t>de</w:t>
      </w:r>
      <w:r w:rsidR="055876AD" w:rsidRPr="540ED12E">
        <w:rPr>
          <w:sz w:val="20"/>
          <w:szCs w:val="20"/>
        </w:rPr>
        <w:t xml:space="preserve"> </w:t>
      </w:r>
      <w:r w:rsidR="1C4EF0C5" w:rsidRPr="540ED12E">
        <w:rPr>
          <w:sz w:val="20"/>
          <w:szCs w:val="20"/>
        </w:rPr>
        <w:t xml:space="preserve">Municipio </w:t>
      </w:r>
      <w:r w:rsidR="3B715FD0" w:rsidRPr="540ED12E">
        <w:rPr>
          <w:sz w:val="20"/>
          <w:szCs w:val="20"/>
        </w:rPr>
        <w:t>serán</w:t>
      </w:r>
      <w:r w:rsidR="1C4EF0C5" w:rsidRPr="540ED12E">
        <w:rPr>
          <w:sz w:val="20"/>
          <w:szCs w:val="20"/>
        </w:rPr>
        <w:t xml:space="preserve"> accedidos con menos frecuencia, ya que solo </w:t>
      </w:r>
      <w:r w:rsidR="618B5871" w:rsidRPr="540ED12E">
        <w:rPr>
          <w:sz w:val="20"/>
          <w:szCs w:val="20"/>
        </w:rPr>
        <w:t xml:space="preserve">se </w:t>
      </w:r>
      <w:r w:rsidR="35190286" w:rsidRPr="540ED12E">
        <w:rPr>
          <w:sz w:val="20"/>
          <w:szCs w:val="20"/>
        </w:rPr>
        <w:t>consultará</w:t>
      </w:r>
      <w:r w:rsidR="618B5871" w:rsidRPr="540ED12E">
        <w:rPr>
          <w:sz w:val="20"/>
          <w:szCs w:val="20"/>
        </w:rPr>
        <w:t xml:space="preserve"> el municipio para</w:t>
      </w:r>
      <w:r w:rsidR="0EB3A830" w:rsidRPr="540ED12E">
        <w:rPr>
          <w:sz w:val="20"/>
          <w:szCs w:val="20"/>
        </w:rPr>
        <w:t xml:space="preserve"> cargar los mismo en sistema a la hora de seleccionarlos</w:t>
      </w:r>
      <w:r w:rsidR="618B5871" w:rsidRPr="540ED12E">
        <w:rPr>
          <w:sz w:val="20"/>
          <w:szCs w:val="20"/>
        </w:rPr>
        <w:t xml:space="preserve">. En este caso utilizamos </w:t>
      </w:r>
      <w:r w:rsidR="53BF23C5" w:rsidRPr="540ED12E">
        <w:rPr>
          <w:sz w:val="20"/>
          <w:szCs w:val="20"/>
        </w:rPr>
        <w:t>el id y la localidad, ordenada por localidad.</w:t>
      </w:r>
    </w:p>
    <w:p w14:paraId="3D3C1E5A" w14:textId="30C8C8FA" w:rsidR="540ED12E" w:rsidRDefault="540ED12E" w:rsidP="540ED12E">
      <w:pPr>
        <w:spacing w:line="360" w:lineRule="auto"/>
        <w:jc w:val="both"/>
        <w:rPr>
          <w:sz w:val="20"/>
          <w:szCs w:val="20"/>
        </w:rPr>
      </w:pPr>
    </w:p>
    <w:p w14:paraId="5EC3348B" w14:textId="782FB781" w:rsidR="366D504D" w:rsidRDefault="366D504D" w:rsidP="540ED12E">
      <w:pPr>
        <w:spacing w:line="360" w:lineRule="auto"/>
        <w:jc w:val="both"/>
        <w:rPr>
          <w:sz w:val="20"/>
          <w:szCs w:val="20"/>
        </w:rPr>
      </w:pPr>
      <w:r w:rsidRPr="540ED12E">
        <w:rPr>
          <w:b/>
          <w:bCs/>
          <w:i/>
          <w:iCs/>
          <w:sz w:val="20"/>
          <w:szCs w:val="20"/>
          <w:u w:val="single"/>
        </w:rPr>
        <w:t>Capacidades de acceso:</w:t>
      </w:r>
      <w:r w:rsidR="6CDA75DB" w:rsidRPr="540ED12E">
        <w:rPr>
          <w:sz w:val="20"/>
          <w:szCs w:val="20"/>
        </w:rPr>
        <w:t xml:space="preserve"> </w:t>
      </w:r>
      <w:r w:rsidR="621B4100" w:rsidRPr="540ED12E">
        <w:rPr>
          <w:sz w:val="20"/>
          <w:szCs w:val="20"/>
        </w:rPr>
        <w:t xml:space="preserve">En el sistema de gestión de automotores nosotros podemos especificar que </w:t>
      </w:r>
      <w:r w:rsidR="121CDFEC" w:rsidRPr="540ED12E">
        <w:rPr>
          <w:sz w:val="20"/>
          <w:szCs w:val="20"/>
        </w:rPr>
        <w:t xml:space="preserve">rol se define para cada actor, por ejemplo, el administrador </w:t>
      </w:r>
      <w:r w:rsidR="2031C5F0" w:rsidRPr="540ED12E">
        <w:rPr>
          <w:sz w:val="20"/>
          <w:szCs w:val="20"/>
        </w:rPr>
        <w:t>podrá</w:t>
      </w:r>
      <w:r w:rsidR="121CDFEC" w:rsidRPr="540ED12E">
        <w:rPr>
          <w:sz w:val="20"/>
          <w:szCs w:val="20"/>
        </w:rPr>
        <w:t xml:space="preserve"> consultar, listar, agregar, modificar y eliminar automotores, mientras que el cliente/usuario solo </w:t>
      </w:r>
      <w:r w:rsidR="79D213AA" w:rsidRPr="540ED12E">
        <w:rPr>
          <w:sz w:val="20"/>
          <w:szCs w:val="20"/>
        </w:rPr>
        <w:t>podrá</w:t>
      </w:r>
      <w:r w:rsidR="121CDFEC" w:rsidRPr="540ED12E">
        <w:rPr>
          <w:sz w:val="20"/>
          <w:szCs w:val="20"/>
        </w:rPr>
        <w:t xml:space="preserve"> interactuar con los pagos o </w:t>
      </w:r>
      <w:r w:rsidR="6BF7726D" w:rsidRPr="540ED12E">
        <w:rPr>
          <w:sz w:val="20"/>
          <w:szCs w:val="20"/>
        </w:rPr>
        <w:t>visualizar la facturas.</w:t>
      </w:r>
    </w:p>
    <w:p w14:paraId="32D62971" w14:textId="3AD7F423" w:rsidR="540ED12E" w:rsidRDefault="540ED12E" w:rsidP="540ED12E">
      <w:pPr>
        <w:spacing w:line="360" w:lineRule="auto"/>
        <w:jc w:val="both"/>
        <w:rPr>
          <w:sz w:val="20"/>
          <w:szCs w:val="20"/>
        </w:rPr>
      </w:pPr>
    </w:p>
    <w:p w14:paraId="49D900A6" w14:textId="0C7EA2AF" w:rsidR="6BF7726D" w:rsidRDefault="6BF7726D" w:rsidP="51A76EBB">
      <w:pPr>
        <w:spacing w:line="360" w:lineRule="auto"/>
        <w:jc w:val="both"/>
        <w:rPr>
          <w:sz w:val="20"/>
          <w:szCs w:val="20"/>
        </w:rPr>
      </w:pPr>
      <w:r w:rsidRPr="51A76EBB">
        <w:rPr>
          <w:b/>
          <w:bCs/>
          <w:i/>
          <w:iCs/>
          <w:sz w:val="20"/>
          <w:szCs w:val="20"/>
          <w:u w:val="single"/>
        </w:rPr>
        <w:t>Entidades de datos y sus relaciones:</w:t>
      </w:r>
      <w:r w:rsidRPr="51A76EBB">
        <w:rPr>
          <w:sz w:val="20"/>
          <w:szCs w:val="20"/>
        </w:rPr>
        <w:t xml:space="preserve"> </w:t>
      </w:r>
      <w:r>
        <w:tab/>
      </w:r>
    </w:p>
    <w:p w14:paraId="513967A2" w14:textId="12B48069" w:rsidR="6BF7726D" w:rsidRDefault="1826DCA7" w:rsidP="51A76EBB">
      <w:pPr>
        <w:spacing w:line="360" w:lineRule="auto"/>
        <w:ind w:firstLine="720"/>
        <w:jc w:val="both"/>
        <w:rPr>
          <w:b/>
          <w:bCs/>
          <w:sz w:val="20"/>
          <w:szCs w:val="20"/>
        </w:rPr>
      </w:pPr>
      <w:r w:rsidRPr="51A76EBB">
        <w:rPr>
          <w:b/>
          <w:bCs/>
          <w:sz w:val="20"/>
          <w:szCs w:val="20"/>
        </w:rPr>
        <w:t>Titular</w:t>
      </w:r>
      <w:r w:rsidR="1B5B7033" w:rsidRPr="51A76EBB">
        <w:rPr>
          <w:b/>
          <w:bCs/>
          <w:sz w:val="20"/>
          <w:szCs w:val="20"/>
        </w:rPr>
        <w:t>.</w:t>
      </w:r>
    </w:p>
    <w:p w14:paraId="34ACDE0F" w14:textId="48848CB2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Atributos</w:t>
      </w:r>
      <w:r w:rsidRPr="51A76EBB">
        <w:rPr>
          <w:sz w:val="20"/>
          <w:szCs w:val="20"/>
        </w:rPr>
        <w:t>: DNI (PK), Nombre, Apellido</w:t>
      </w:r>
    </w:p>
    <w:p w14:paraId="1BE40938" w14:textId="4C84A65A" w:rsidR="6BF7726D" w:rsidRDefault="1826DCA7" w:rsidP="51A76EBB">
      <w:pPr>
        <w:pStyle w:val="Prrafodelista"/>
        <w:spacing w:before="240" w:after="240" w:line="360" w:lineRule="auto"/>
        <w:jc w:val="both"/>
        <w:rPr>
          <w:b/>
          <w:bCs/>
          <w:sz w:val="20"/>
          <w:szCs w:val="20"/>
        </w:rPr>
      </w:pPr>
      <w:r w:rsidRPr="51A76EBB">
        <w:rPr>
          <w:b/>
          <w:bCs/>
          <w:sz w:val="20"/>
          <w:szCs w:val="20"/>
        </w:rPr>
        <w:t>Automotor</w:t>
      </w:r>
    </w:p>
    <w:p w14:paraId="1CA4830B" w14:textId="20FE11F8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D08E63E">
        <w:rPr>
          <w:b/>
          <w:bCs/>
          <w:sz w:val="20"/>
          <w:szCs w:val="20"/>
        </w:rPr>
        <w:t>Atributos</w:t>
      </w:r>
      <w:r w:rsidRPr="5D08E63E">
        <w:rPr>
          <w:sz w:val="20"/>
          <w:szCs w:val="20"/>
        </w:rPr>
        <w:t xml:space="preserve">: Dominio (PK), </w:t>
      </w:r>
      <w:r w:rsidR="1D3CA00F" w:rsidRPr="5D08E63E">
        <w:rPr>
          <w:sz w:val="20"/>
          <w:szCs w:val="20"/>
        </w:rPr>
        <w:t>DNI Titular</w:t>
      </w:r>
      <w:r w:rsidRPr="5D08E63E">
        <w:rPr>
          <w:sz w:val="20"/>
          <w:szCs w:val="20"/>
        </w:rPr>
        <w:t xml:space="preserve"> (FK), </w:t>
      </w:r>
      <w:r w:rsidR="1068C74A" w:rsidRPr="5D08E63E">
        <w:rPr>
          <w:sz w:val="20"/>
          <w:szCs w:val="20"/>
        </w:rPr>
        <w:t>Id Municipio</w:t>
      </w:r>
      <w:r w:rsidRPr="5D08E63E">
        <w:rPr>
          <w:sz w:val="20"/>
          <w:szCs w:val="20"/>
        </w:rPr>
        <w:t xml:space="preserve"> (FK), Marca, Modelo, Año de Fabricación</w:t>
      </w:r>
    </w:p>
    <w:p w14:paraId="04BC9DE6" w14:textId="2FCC9836" w:rsidR="6BF7726D" w:rsidRPr="00D90527" w:rsidRDefault="1826DCA7" w:rsidP="51A76EBB">
      <w:pPr>
        <w:pStyle w:val="Prrafodelista"/>
        <w:spacing w:before="240" w:after="240" w:line="360" w:lineRule="auto"/>
        <w:jc w:val="both"/>
        <w:rPr>
          <w:b/>
          <w:bCs/>
          <w:sz w:val="20"/>
          <w:szCs w:val="20"/>
          <w:u w:val="single"/>
        </w:rPr>
      </w:pPr>
      <w:r w:rsidRPr="51A76EBB">
        <w:rPr>
          <w:b/>
          <w:bCs/>
          <w:sz w:val="20"/>
          <w:szCs w:val="20"/>
        </w:rPr>
        <w:t>Municipio</w:t>
      </w:r>
    </w:p>
    <w:p w14:paraId="73EC0753" w14:textId="3A23C2ED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Atributos</w:t>
      </w:r>
      <w:r w:rsidRPr="51A76EBB">
        <w:rPr>
          <w:sz w:val="20"/>
          <w:szCs w:val="20"/>
        </w:rPr>
        <w:t>: ID (PK), Localidad, Descripción</w:t>
      </w:r>
    </w:p>
    <w:p w14:paraId="351D2029" w14:textId="7CA1734C" w:rsidR="6BF7726D" w:rsidRDefault="1826DCA7" w:rsidP="51A76EBB">
      <w:pPr>
        <w:pStyle w:val="Prrafodelista"/>
        <w:spacing w:before="240" w:after="240" w:line="360" w:lineRule="auto"/>
        <w:jc w:val="both"/>
        <w:rPr>
          <w:b/>
          <w:bCs/>
          <w:sz w:val="20"/>
          <w:szCs w:val="20"/>
        </w:rPr>
      </w:pPr>
      <w:r w:rsidRPr="51A76EBB">
        <w:rPr>
          <w:b/>
          <w:bCs/>
          <w:sz w:val="20"/>
          <w:szCs w:val="20"/>
        </w:rPr>
        <w:t>Patente</w:t>
      </w:r>
    </w:p>
    <w:p w14:paraId="16019C5A" w14:textId="14E68FC7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Atributos</w:t>
      </w:r>
      <w:r w:rsidRPr="51A76EBB">
        <w:rPr>
          <w:sz w:val="20"/>
          <w:szCs w:val="20"/>
        </w:rPr>
        <w:t>: ID (PK), Dominio (FK), Estado</w:t>
      </w:r>
    </w:p>
    <w:p w14:paraId="4299CA05" w14:textId="1837CADC" w:rsidR="6BF7726D" w:rsidRDefault="1826DCA7" w:rsidP="51A76EBB">
      <w:pPr>
        <w:pStyle w:val="Prrafodelista"/>
        <w:spacing w:before="240" w:after="240" w:line="360" w:lineRule="auto"/>
        <w:jc w:val="both"/>
        <w:rPr>
          <w:b/>
          <w:bCs/>
          <w:sz w:val="20"/>
          <w:szCs w:val="20"/>
        </w:rPr>
      </w:pPr>
      <w:r w:rsidRPr="51A76EBB">
        <w:rPr>
          <w:b/>
          <w:bCs/>
          <w:sz w:val="20"/>
          <w:szCs w:val="20"/>
        </w:rPr>
        <w:t>Boleta</w:t>
      </w:r>
    </w:p>
    <w:p w14:paraId="6C505DF3" w14:textId="52B42922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lastRenderedPageBreak/>
        <w:t>Atributos</w:t>
      </w:r>
      <w:r w:rsidRPr="51A76EBB">
        <w:rPr>
          <w:sz w:val="20"/>
          <w:szCs w:val="20"/>
        </w:rPr>
        <w:t>: ID Boleta (PK), ID Patente (FK), Monto, Fecha de Vencimiento, Fecha de Pago, Estado</w:t>
      </w:r>
    </w:p>
    <w:p w14:paraId="2C4F5397" w14:textId="09F68D75" w:rsidR="6BF7726D" w:rsidRDefault="6BF7726D" w:rsidP="51A76EBB">
      <w:pPr>
        <w:spacing w:line="360" w:lineRule="auto"/>
        <w:jc w:val="both"/>
        <w:rPr>
          <w:b/>
          <w:bCs/>
          <w:sz w:val="20"/>
          <w:szCs w:val="20"/>
        </w:rPr>
      </w:pPr>
    </w:p>
    <w:p w14:paraId="41207D69" w14:textId="1C80F770" w:rsidR="6BF7726D" w:rsidRDefault="1826DCA7" w:rsidP="51A76EBB">
      <w:pPr>
        <w:spacing w:line="360" w:lineRule="auto"/>
        <w:jc w:val="both"/>
        <w:rPr>
          <w:b/>
          <w:bCs/>
          <w:sz w:val="20"/>
          <w:szCs w:val="20"/>
        </w:rPr>
      </w:pPr>
      <w:r w:rsidRPr="51A76EBB">
        <w:rPr>
          <w:b/>
          <w:bCs/>
          <w:sz w:val="20"/>
          <w:szCs w:val="20"/>
        </w:rPr>
        <w:t>Relaciones:</w:t>
      </w:r>
    </w:p>
    <w:p w14:paraId="0150709D" w14:textId="02223454" w:rsidR="6BF7726D" w:rsidRDefault="1826DCA7" w:rsidP="51A76EBB">
      <w:pPr>
        <w:spacing w:before="240" w:after="240" w:line="360" w:lineRule="auto"/>
        <w:ind w:firstLine="720"/>
        <w:jc w:val="both"/>
        <w:rPr>
          <w:b/>
          <w:bCs/>
          <w:sz w:val="20"/>
          <w:szCs w:val="20"/>
        </w:rPr>
      </w:pPr>
      <w:r w:rsidRPr="51A76EBB">
        <w:rPr>
          <w:b/>
          <w:bCs/>
          <w:sz w:val="20"/>
          <w:szCs w:val="20"/>
        </w:rPr>
        <w:t>Titular - Automotor</w:t>
      </w:r>
    </w:p>
    <w:p w14:paraId="54388099" w14:textId="4BB11E31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D08E63E">
        <w:rPr>
          <w:b/>
          <w:bCs/>
          <w:sz w:val="20"/>
          <w:szCs w:val="20"/>
        </w:rPr>
        <w:t>Tipo</w:t>
      </w:r>
      <w:r w:rsidRPr="5D08E63E">
        <w:rPr>
          <w:sz w:val="20"/>
          <w:szCs w:val="20"/>
        </w:rPr>
        <w:t>: Uno a muchos (</w:t>
      </w:r>
      <w:del w:id="27" w:author="LOIERO FEDERICO NICOLAS" w:date="2024-07-01T20:42:00Z">
        <w:r w:rsidR="6BF7726D" w:rsidRPr="5D08E63E" w:rsidDel="1826DCA7">
          <w:rPr>
            <w:sz w:val="20"/>
            <w:szCs w:val="20"/>
          </w:rPr>
          <w:delText>1:N</w:delText>
        </w:r>
      </w:del>
      <w:ins w:id="28" w:author="LOIERO FEDERICO NICOLAS" w:date="2024-07-01T20:42:00Z">
        <w:r w:rsidR="1E09176B" w:rsidRPr="5D08E63E">
          <w:rPr>
            <w:sz w:val="20"/>
            <w:szCs w:val="20"/>
          </w:rPr>
          <w:t>1: N</w:t>
        </w:r>
      </w:ins>
      <w:r w:rsidRPr="5D08E63E">
        <w:rPr>
          <w:sz w:val="20"/>
          <w:szCs w:val="20"/>
        </w:rPr>
        <w:t>)</w:t>
      </w:r>
    </w:p>
    <w:p w14:paraId="4FCADBA9" w14:textId="5B75B9D6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D08E63E">
        <w:rPr>
          <w:b/>
          <w:bCs/>
          <w:sz w:val="20"/>
          <w:szCs w:val="20"/>
        </w:rPr>
        <w:t>Detalle</w:t>
      </w:r>
      <w:r w:rsidRPr="5D08E63E">
        <w:rPr>
          <w:sz w:val="20"/>
          <w:szCs w:val="20"/>
        </w:rPr>
        <w:t xml:space="preserve">: Un titular puede tener múltiples automotores. Clave foránea </w:t>
      </w:r>
      <w:r w:rsidR="36EDBC5E" w:rsidRPr="5D08E63E">
        <w:rPr>
          <w:rFonts w:ascii="Consolas" w:eastAsia="Consolas" w:hAnsi="Consolas" w:cs="Consolas"/>
          <w:sz w:val="20"/>
          <w:szCs w:val="20"/>
        </w:rPr>
        <w:t>DNI Titular</w:t>
      </w:r>
      <w:r w:rsidRPr="5D08E63E">
        <w:rPr>
          <w:sz w:val="20"/>
          <w:szCs w:val="20"/>
        </w:rPr>
        <w:t xml:space="preserve"> en </w:t>
      </w:r>
      <w:r w:rsidRPr="5D08E63E">
        <w:rPr>
          <w:rFonts w:ascii="Consolas" w:eastAsia="Consolas" w:hAnsi="Consolas" w:cs="Consolas"/>
          <w:sz w:val="20"/>
          <w:szCs w:val="20"/>
        </w:rPr>
        <w:t>Automotor</w:t>
      </w:r>
      <w:r w:rsidRPr="5D08E63E">
        <w:rPr>
          <w:sz w:val="20"/>
          <w:szCs w:val="20"/>
        </w:rPr>
        <w:t xml:space="preserve"> referencia </w:t>
      </w:r>
      <w:r w:rsidRPr="5D08E63E">
        <w:rPr>
          <w:rFonts w:ascii="Consolas" w:eastAsia="Consolas" w:hAnsi="Consolas" w:cs="Consolas"/>
          <w:sz w:val="20"/>
          <w:szCs w:val="20"/>
        </w:rPr>
        <w:t>DNI</w:t>
      </w:r>
      <w:r w:rsidRPr="5D08E63E">
        <w:rPr>
          <w:sz w:val="20"/>
          <w:szCs w:val="20"/>
        </w:rPr>
        <w:t xml:space="preserve"> en </w:t>
      </w:r>
      <w:r w:rsidRPr="5D08E63E">
        <w:rPr>
          <w:rFonts w:ascii="Consolas" w:eastAsia="Consolas" w:hAnsi="Consolas" w:cs="Consolas"/>
          <w:sz w:val="20"/>
          <w:szCs w:val="20"/>
        </w:rPr>
        <w:t>Titular</w:t>
      </w:r>
      <w:r w:rsidRPr="5D08E63E">
        <w:rPr>
          <w:sz w:val="20"/>
          <w:szCs w:val="20"/>
        </w:rPr>
        <w:t>.</w:t>
      </w:r>
    </w:p>
    <w:p w14:paraId="3C060285" w14:textId="2274E2B9" w:rsidR="6BF7726D" w:rsidRDefault="1826DCA7" w:rsidP="51A76EBB">
      <w:pPr>
        <w:pStyle w:val="Prrafodelista"/>
        <w:spacing w:before="240" w:after="240" w:line="360" w:lineRule="auto"/>
        <w:jc w:val="both"/>
        <w:rPr>
          <w:b/>
          <w:bCs/>
          <w:sz w:val="20"/>
          <w:szCs w:val="20"/>
        </w:rPr>
      </w:pPr>
      <w:r w:rsidRPr="51A76EBB">
        <w:rPr>
          <w:b/>
          <w:bCs/>
          <w:sz w:val="20"/>
          <w:szCs w:val="20"/>
        </w:rPr>
        <w:t>Automotor - Municipio</w:t>
      </w:r>
    </w:p>
    <w:p w14:paraId="4610FD7D" w14:textId="57BDDC44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Tipo</w:t>
      </w:r>
      <w:r w:rsidRPr="51A76EBB">
        <w:rPr>
          <w:sz w:val="20"/>
          <w:szCs w:val="20"/>
        </w:rPr>
        <w:t>: Muchos a uno (N:1)</w:t>
      </w:r>
    </w:p>
    <w:p w14:paraId="48566289" w14:textId="341A38F8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D08E63E">
        <w:rPr>
          <w:b/>
          <w:bCs/>
          <w:sz w:val="20"/>
          <w:szCs w:val="20"/>
        </w:rPr>
        <w:t>Detalle</w:t>
      </w:r>
      <w:r w:rsidRPr="5D08E63E">
        <w:rPr>
          <w:sz w:val="20"/>
          <w:szCs w:val="20"/>
        </w:rPr>
        <w:t xml:space="preserve">: Un automotor está registrado en un único municipio. Clave foránea </w:t>
      </w:r>
      <w:r w:rsidR="45D604F5" w:rsidRPr="5D08E63E">
        <w:rPr>
          <w:rFonts w:ascii="Consolas" w:eastAsia="Consolas" w:hAnsi="Consolas" w:cs="Consolas"/>
          <w:sz w:val="20"/>
          <w:szCs w:val="20"/>
        </w:rPr>
        <w:t>Id Municipio</w:t>
      </w:r>
      <w:r w:rsidRPr="5D08E63E">
        <w:rPr>
          <w:sz w:val="20"/>
          <w:szCs w:val="20"/>
        </w:rPr>
        <w:t xml:space="preserve"> en </w:t>
      </w:r>
      <w:r w:rsidRPr="5D08E63E">
        <w:rPr>
          <w:rFonts w:ascii="Consolas" w:eastAsia="Consolas" w:hAnsi="Consolas" w:cs="Consolas"/>
          <w:sz w:val="20"/>
          <w:szCs w:val="20"/>
        </w:rPr>
        <w:t>Automotor</w:t>
      </w:r>
      <w:r w:rsidRPr="5D08E63E">
        <w:rPr>
          <w:sz w:val="20"/>
          <w:szCs w:val="20"/>
        </w:rPr>
        <w:t xml:space="preserve"> referencia </w:t>
      </w:r>
      <w:r w:rsidRPr="5D08E63E">
        <w:rPr>
          <w:rFonts w:ascii="Consolas" w:eastAsia="Consolas" w:hAnsi="Consolas" w:cs="Consolas"/>
          <w:sz w:val="20"/>
          <w:szCs w:val="20"/>
        </w:rPr>
        <w:t>ID</w:t>
      </w:r>
      <w:r w:rsidRPr="5D08E63E">
        <w:rPr>
          <w:sz w:val="20"/>
          <w:szCs w:val="20"/>
        </w:rPr>
        <w:t xml:space="preserve"> en </w:t>
      </w:r>
      <w:r w:rsidRPr="5D08E63E">
        <w:rPr>
          <w:rFonts w:ascii="Consolas" w:eastAsia="Consolas" w:hAnsi="Consolas" w:cs="Consolas"/>
          <w:sz w:val="20"/>
          <w:szCs w:val="20"/>
        </w:rPr>
        <w:t>Municipio</w:t>
      </w:r>
      <w:r w:rsidRPr="5D08E63E">
        <w:rPr>
          <w:sz w:val="20"/>
          <w:szCs w:val="20"/>
        </w:rPr>
        <w:t>.</w:t>
      </w:r>
    </w:p>
    <w:p w14:paraId="429AF4BB" w14:textId="7B1453E2" w:rsidR="6BF7726D" w:rsidRDefault="1826DCA7" w:rsidP="51A76EBB">
      <w:pPr>
        <w:pStyle w:val="Prrafodelista"/>
        <w:spacing w:before="240" w:after="240" w:line="360" w:lineRule="auto"/>
        <w:jc w:val="both"/>
        <w:rPr>
          <w:b/>
          <w:bCs/>
          <w:sz w:val="20"/>
          <w:szCs w:val="20"/>
        </w:rPr>
      </w:pPr>
      <w:r w:rsidRPr="51A76EBB">
        <w:rPr>
          <w:b/>
          <w:bCs/>
          <w:sz w:val="20"/>
          <w:szCs w:val="20"/>
        </w:rPr>
        <w:t>Automotor - Patente</w:t>
      </w:r>
    </w:p>
    <w:p w14:paraId="48DC805C" w14:textId="2547117F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D08E63E">
        <w:rPr>
          <w:b/>
          <w:bCs/>
          <w:sz w:val="20"/>
          <w:szCs w:val="20"/>
        </w:rPr>
        <w:t>Tipo</w:t>
      </w:r>
      <w:r w:rsidRPr="5D08E63E">
        <w:rPr>
          <w:sz w:val="20"/>
          <w:szCs w:val="20"/>
        </w:rPr>
        <w:t>: Uno a muchos (</w:t>
      </w:r>
      <w:del w:id="29" w:author="LOIERO FEDERICO NICOLAS" w:date="2024-07-01T20:42:00Z">
        <w:r w:rsidR="6BF7726D" w:rsidRPr="5D08E63E" w:rsidDel="1826DCA7">
          <w:rPr>
            <w:sz w:val="20"/>
            <w:szCs w:val="20"/>
          </w:rPr>
          <w:delText>1:N</w:delText>
        </w:r>
      </w:del>
      <w:ins w:id="30" w:author="LOIERO FEDERICO NICOLAS" w:date="2024-07-01T20:42:00Z">
        <w:r w:rsidR="1D7598FA" w:rsidRPr="5D08E63E">
          <w:rPr>
            <w:sz w:val="20"/>
            <w:szCs w:val="20"/>
          </w:rPr>
          <w:t>1: N</w:t>
        </w:r>
      </w:ins>
      <w:r w:rsidRPr="5D08E63E">
        <w:rPr>
          <w:sz w:val="20"/>
          <w:szCs w:val="20"/>
        </w:rPr>
        <w:t>)</w:t>
      </w:r>
    </w:p>
    <w:p w14:paraId="1CD3DBCC" w14:textId="13D1878D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Detalle</w:t>
      </w:r>
      <w:r w:rsidRPr="51A76EBB">
        <w:rPr>
          <w:sz w:val="20"/>
          <w:szCs w:val="20"/>
        </w:rPr>
        <w:t xml:space="preserve">: Un automotor puede tener varias patentes asociadas. Clave foránea </w:t>
      </w:r>
      <w:r w:rsidRPr="51A76EBB">
        <w:rPr>
          <w:rFonts w:ascii="Consolas" w:eastAsia="Consolas" w:hAnsi="Consolas" w:cs="Consolas"/>
          <w:sz w:val="20"/>
          <w:szCs w:val="20"/>
        </w:rPr>
        <w:t>Dominio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Patente</w:t>
      </w:r>
      <w:r w:rsidRPr="51A76EBB">
        <w:rPr>
          <w:sz w:val="20"/>
          <w:szCs w:val="20"/>
        </w:rPr>
        <w:t xml:space="preserve"> referencia </w:t>
      </w:r>
      <w:r w:rsidRPr="51A76EBB">
        <w:rPr>
          <w:rFonts w:ascii="Consolas" w:eastAsia="Consolas" w:hAnsi="Consolas" w:cs="Consolas"/>
          <w:sz w:val="20"/>
          <w:szCs w:val="20"/>
        </w:rPr>
        <w:t>Dominio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Automotor</w:t>
      </w:r>
      <w:r w:rsidRPr="51A76EBB">
        <w:rPr>
          <w:sz w:val="20"/>
          <w:szCs w:val="20"/>
        </w:rPr>
        <w:t>.</w:t>
      </w:r>
    </w:p>
    <w:p w14:paraId="0B1D289F" w14:textId="408EC7B8" w:rsidR="6BF7726D" w:rsidRDefault="1826DCA7" w:rsidP="51A76EBB">
      <w:pPr>
        <w:spacing w:before="240" w:after="240" w:line="360" w:lineRule="auto"/>
        <w:ind w:firstLine="720"/>
        <w:jc w:val="both"/>
        <w:rPr>
          <w:b/>
          <w:bCs/>
          <w:sz w:val="20"/>
          <w:szCs w:val="20"/>
        </w:rPr>
      </w:pPr>
      <w:r w:rsidRPr="51A76EBB">
        <w:rPr>
          <w:b/>
          <w:bCs/>
          <w:sz w:val="20"/>
          <w:szCs w:val="20"/>
        </w:rPr>
        <w:t>Patente - Boleta</w:t>
      </w:r>
    </w:p>
    <w:p w14:paraId="0A1C5651" w14:textId="4BC27651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D08E63E">
        <w:rPr>
          <w:b/>
          <w:bCs/>
          <w:sz w:val="20"/>
          <w:szCs w:val="20"/>
        </w:rPr>
        <w:t>Tipo</w:t>
      </w:r>
      <w:r w:rsidRPr="5D08E63E">
        <w:rPr>
          <w:sz w:val="20"/>
          <w:szCs w:val="20"/>
        </w:rPr>
        <w:t>: Uno a muchos (</w:t>
      </w:r>
      <w:del w:id="31" w:author="LOIERO FEDERICO NICOLAS" w:date="2024-07-01T20:42:00Z">
        <w:r w:rsidR="6BF7726D" w:rsidRPr="5D08E63E" w:rsidDel="1826DCA7">
          <w:rPr>
            <w:sz w:val="20"/>
            <w:szCs w:val="20"/>
          </w:rPr>
          <w:delText>1:N</w:delText>
        </w:r>
      </w:del>
      <w:ins w:id="32" w:author="LOIERO FEDERICO NICOLAS" w:date="2024-07-01T20:42:00Z">
        <w:r w:rsidR="1D7598FA" w:rsidRPr="5D08E63E">
          <w:rPr>
            <w:sz w:val="20"/>
            <w:szCs w:val="20"/>
          </w:rPr>
          <w:t>1: N</w:t>
        </w:r>
      </w:ins>
      <w:r w:rsidRPr="5D08E63E">
        <w:rPr>
          <w:sz w:val="20"/>
          <w:szCs w:val="20"/>
        </w:rPr>
        <w:t>)</w:t>
      </w:r>
    </w:p>
    <w:p w14:paraId="09D858B6" w14:textId="21F06028" w:rsidR="6BF7726D" w:rsidRDefault="1826DCA7" w:rsidP="51A76EBB">
      <w:pPr>
        <w:pStyle w:val="Prrafodelista"/>
        <w:spacing w:line="360" w:lineRule="auto"/>
        <w:ind w:left="144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Detalle</w:t>
      </w:r>
      <w:r w:rsidRPr="51A76EBB">
        <w:rPr>
          <w:sz w:val="20"/>
          <w:szCs w:val="20"/>
        </w:rPr>
        <w:t xml:space="preserve">: Una patente puede tener múltiples boletas asociadas. Clave foránea </w:t>
      </w:r>
      <w:r w:rsidRPr="51A76EBB">
        <w:rPr>
          <w:rFonts w:ascii="Consolas" w:eastAsia="Consolas" w:hAnsi="Consolas" w:cs="Consolas"/>
          <w:sz w:val="20"/>
          <w:szCs w:val="20"/>
        </w:rPr>
        <w:t>ID Patente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Boleta</w:t>
      </w:r>
      <w:r w:rsidRPr="51A76EBB">
        <w:rPr>
          <w:sz w:val="20"/>
          <w:szCs w:val="20"/>
        </w:rPr>
        <w:t xml:space="preserve"> referencia </w:t>
      </w:r>
      <w:r w:rsidRPr="51A76EBB">
        <w:rPr>
          <w:rFonts w:ascii="Consolas" w:eastAsia="Consolas" w:hAnsi="Consolas" w:cs="Consolas"/>
          <w:sz w:val="20"/>
          <w:szCs w:val="20"/>
        </w:rPr>
        <w:t>ID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Patente</w:t>
      </w:r>
      <w:r w:rsidRPr="51A76EBB">
        <w:rPr>
          <w:sz w:val="20"/>
          <w:szCs w:val="20"/>
        </w:rPr>
        <w:t>.</w:t>
      </w:r>
    </w:p>
    <w:p w14:paraId="4AAE44D9" w14:textId="2B4D9AB1" w:rsidR="6BF7726D" w:rsidRDefault="6BF7726D" w:rsidP="51A76EBB">
      <w:pPr>
        <w:spacing w:line="360" w:lineRule="auto"/>
        <w:ind w:left="720"/>
        <w:jc w:val="both"/>
        <w:rPr>
          <w:b/>
          <w:bCs/>
          <w:sz w:val="20"/>
          <w:szCs w:val="20"/>
        </w:rPr>
      </w:pPr>
    </w:p>
    <w:p w14:paraId="0E6EAEE9" w14:textId="3B8EEC9F" w:rsidR="6BF7726D" w:rsidRDefault="1826DCA7" w:rsidP="51A76EBB">
      <w:pPr>
        <w:spacing w:line="360" w:lineRule="auto"/>
        <w:ind w:left="72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Claves:</w:t>
      </w:r>
    </w:p>
    <w:p w14:paraId="69642B35" w14:textId="481C6FB8" w:rsidR="6BF7726D" w:rsidRDefault="1826DCA7" w:rsidP="51A76EBB">
      <w:pPr>
        <w:spacing w:before="240" w:after="240" w:line="360" w:lineRule="auto"/>
        <w:ind w:firstLine="72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Primarias</w:t>
      </w:r>
      <w:r w:rsidRPr="51A76EBB">
        <w:rPr>
          <w:sz w:val="20"/>
          <w:szCs w:val="20"/>
        </w:rPr>
        <w:t>:</w:t>
      </w:r>
    </w:p>
    <w:p w14:paraId="759C4EAF" w14:textId="4A55BEC0" w:rsidR="6BF7726D" w:rsidRDefault="1826DCA7" w:rsidP="51A76EBB">
      <w:pPr>
        <w:pStyle w:val="Prrafodelista"/>
        <w:spacing w:line="360" w:lineRule="auto"/>
        <w:ind w:left="1440"/>
        <w:jc w:val="both"/>
        <w:rPr>
          <w:rFonts w:ascii="Consolas" w:eastAsia="Consolas" w:hAnsi="Consolas" w:cs="Consolas"/>
          <w:sz w:val="20"/>
          <w:szCs w:val="20"/>
        </w:rPr>
      </w:pPr>
      <w:r w:rsidRPr="51A76EBB">
        <w:rPr>
          <w:rFonts w:ascii="Consolas" w:eastAsia="Consolas" w:hAnsi="Consolas" w:cs="Consolas"/>
          <w:sz w:val="20"/>
          <w:szCs w:val="20"/>
        </w:rPr>
        <w:t>DNI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Titular</w:t>
      </w:r>
    </w:p>
    <w:p w14:paraId="280CCB56" w14:textId="1634CF55" w:rsidR="6BF7726D" w:rsidRDefault="1826DCA7" w:rsidP="51A76EBB">
      <w:pPr>
        <w:pStyle w:val="Prrafodelista"/>
        <w:spacing w:line="360" w:lineRule="auto"/>
        <w:ind w:left="1440"/>
        <w:jc w:val="both"/>
        <w:rPr>
          <w:rFonts w:ascii="Consolas" w:eastAsia="Consolas" w:hAnsi="Consolas" w:cs="Consolas"/>
          <w:sz w:val="20"/>
          <w:szCs w:val="20"/>
        </w:rPr>
      </w:pPr>
      <w:r w:rsidRPr="51A76EBB">
        <w:rPr>
          <w:rFonts w:ascii="Consolas" w:eastAsia="Consolas" w:hAnsi="Consolas" w:cs="Consolas"/>
          <w:sz w:val="20"/>
          <w:szCs w:val="20"/>
        </w:rPr>
        <w:t>Dominio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Automotor</w:t>
      </w:r>
    </w:p>
    <w:p w14:paraId="6B25149A" w14:textId="095F6040" w:rsidR="6BF7726D" w:rsidRDefault="1826DCA7" w:rsidP="51A76EBB">
      <w:pPr>
        <w:pStyle w:val="Prrafodelista"/>
        <w:spacing w:line="360" w:lineRule="auto"/>
        <w:ind w:left="1440"/>
        <w:jc w:val="both"/>
        <w:rPr>
          <w:rFonts w:ascii="Consolas" w:eastAsia="Consolas" w:hAnsi="Consolas" w:cs="Consolas"/>
          <w:sz w:val="20"/>
          <w:szCs w:val="20"/>
        </w:rPr>
      </w:pPr>
      <w:r w:rsidRPr="51A76EBB">
        <w:rPr>
          <w:rFonts w:ascii="Consolas" w:eastAsia="Consolas" w:hAnsi="Consolas" w:cs="Consolas"/>
          <w:sz w:val="20"/>
          <w:szCs w:val="20"/>
        </w:rPr>
        <w:t>ID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Municipio</w:t>
      </w:r>
    </w:p>
    <w:p w14:paraId="67F0BEB3" w14:textId="773C569E" w:rsidR="6BF7726D" w:rsidRDefault="1826DCA7" w:rsidP="51A76EBB">
      <w:pPr>
        <w:pStyle w:val="Prrafodelista"/>
        <w:spacing w:line="360" w:lineRule="auto"/>
        <w:ind w:left="1440"/>
        <w:jc w:val="both"/>
        <w:rPr>
          <w:rFonts w:ascii="Consolas" w:eastAsia="Consolas" w:hAnsi="Consolas" w:cs="Consolas"/>
          <w:sz w:val="20"/>
          <w:szCs w:val="20"/>
        </w:rPr>
      </w:pPr>
      <w:r w:rsidRPr="51A76EBB">
        <w:rPr>
          <w:rFonts w:ascii="Consolas" w:eastAsia="Consolas" w:hAnsi="Consolas" w:cs="Consolas"/>
          <w:sz w:val="20"/>
          <w:szCs w:val="20"/>
        </w:rPr>
        <w:t>ID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Patente</w:t>
      </w:r>
    </w:p>
    <w:p w14:paraId="36EF3862" w14:textId="51BC6391" w:rsidR="6BF7726D" w:rsidRDefault="1826DCA7" w:rsidP="51A76EBB">
      <w:pPr>
        <w:pStyle w:val="Prrafodelista"/>
        <w:spacing w:line="360" w:lineRule="auto"/>
        <w:ind w:left="1440"/>
        <w:jc w:val="both"/>
        <w:rPr>
          <w:rFonts w:ascii="Consolas" w:eastAsia="Consolas" w:hAnsi="Consolas" w:cs="Consolas"/>
          <w:sz w:val="20"/>
          <w:szCs w:val="20"/>
        </w:rPr>
      </w:pPr>
      <w:r w:rsidRPr="51A76EBB">
        <w:rPr>
          <w:rFonts w:ascii="Consolas" w:eastAsia="Consolas" w:hAnsi="Consolas" w:cs="Consolas"/>
          <w:sz w:val="20"/>
          <w:szCs w:val="20"/>
        </w:rPr>
        <w:t>ID Boleta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Boleta</w:t>
      </w:r>
    </w:p>
    <w:p w14:paraId="362400A5" w14:textId="5A7A1E42" w:rsidR="6BF7726D" w:rsidRDefault="1826DCA7" w:rsidP="51A76EBB">
      <w:pPr>
        <w:spacing w:before="240" w:after="240" w:line="360" w:lineRule="auto"/>
        <w:ind w:firstLine="720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Foráneas</w:t>
      </w:r>
      <w:r w:rsidRPr="51A76EBB">
        <w:rPr>
          <w:sz w:val="20"/>
          <w:szCs w:val="20"/>
        </w:rPr>
        <w:t>:</w:t>
      </w:r>
    </w:p>
    <w:p w14:paraId="0D16E7B6" w14:textId="5C594593" w:rsidR="6BF7726D" w:rsidRDefault="2D2EFA9C" w:rsidP="51A76EBB">
      <w:pPr>
        <w:pStyle w:val="Prrafodelista"/>
        <w:spacing w:line="360" w:lineRule="auto"/>
        <w:ind w:left="1440"/>
        <w:jc w:val="both"/>
        <w:rPr>
          <w:rFonts w:ascii="Consolas" w:eastAsia="Consolas" w:hAnsi="Consolas" w:cs="Consolas"/>
          <w:sz w:val="20"/>
          <w:szCs w:val="20"/>
        </w:rPr>
      </w:pPr>
      <w:r w:rsidRPr="5D08E63E">
        <w:rPr>
          <w:rFonts w:ascii="Consolas" w:eastAsia="Consolas" w:hAnsi="Consolas" w:cs="Consolas"/>
          <w:sz w:val="20"/>
          <w:szCs w:val="20"/>
        </w:rPr>
        <w:t>DNI Titular</w:t>
      </w:r>
      <w:r w:rsidR="1826DCA7" w:rsidRPr="5D08E63E">
        <w:rPr>
          <w:sz w:val="20"/>
          <w:szCs w:val="20"/>
        </w:rPr>
        <w:t xml:space="preserve"> en </w:t>
      </w:r>
      <w:r w:rsidR="1826DCA7" w:rsidRPr="5D08E63E">
        <w:rPr>
          <w:rFonts w:ascii="Consolas" w:eastAsia="Consolas" w:hAnsi="Consolas" w:cs="Consolas"/>
          <w:sz w:val="20"/>
          <w:szCs w:val="20"/>
        </w:rPr>
        <w:t>Automotor</w:t>
      </w:r>
      <w:r w:rsidR="1826DCA7" w:rsidRPr="5D08E63E">
        <w:rPr>
          <w:sz w:val="20"/>
          <w:szCs w:val="20"/>
        </w:rPr>
        <w:t xml:space="preserve"> referencia </w:t>
      </w:r>
      <w:r w:rsidR="1826DCA7" w:rsidRPr="5D08E63E">
        <w:rPr>
          <w:rFonts w:ascii="Consolas" w:eastAsia="Consolas" w:hAnsi="Consolas" w:cs="Consolas"/>
          <w:sz w:val="20"/>
          <w:szCs w:val="20"/>
        </w:rPr>
        <w:t>DNI</w:t>
      </w:r>
      <w:r w:rsidR="1826DCA7" w:rsidRPr="5D08E63E">
        <w:rPr>
          <w:sz w:val="20"/>
          <w:szCs w:val="20"/>
        </w:rPr>
        <w:t xml:space="preserve"> en </w:t>
      </w:r>
      <w:r w:rsidR="1826DCA7" w:rsidRPr="5D08E63E">
        <w:rPr>
          <w:rFonts w:ascii="Consolas" w:eastAsia="Consolas" w:hAnsi="Consolas" w:cs="Consolas"/>
          <w:sz w:val="20"/>
          <w:szCs w:val="20"/>
        </w:rPr>
        <w:t>Titular</w:t>
      </w:r>
    </w:p>
    <w:p w14:paraId="0BA0466B" w14:textId="4737200A" w:rsidR="6BF7726D" w:rsidRDefault="509BC323" w:rsidP="51A76EBB">
      <w:pPr>
        <w:pStyle w:val="Prrafodelista"/>
        <w:spacing w:line="360" w:lineRule="auto"/>
        <w:ind w:left="1440"/>
        <w:jc w:val="both"/>
        <w:rPr>
          <w:rFonts w:ascii="Consolas" w:eastAsia="Consolas" w:hAnsi="Consolas" w:cs="Consolas"/>
          <w:sz w:val="20"/>
          <w:szCs w:val="20"/>
        </w:rPr>
      </w:pPr>
      <w:r w:rsidRPr="5D08E63E">
        <w:rPr>
          <w:rFonts w:ascii="Consolas" w:eastAsia="Consolas" w:hAnsi="Consolas" w:cs="Consolas"/>
          <w:sz w:val="20"/>
          <w:szCs w:val="20"/>
        </w:rPr>
        <w:t>Id Municipio</w:t>
      </w:r>
      <w:r w:rsidR="1826DCA7" w:rsidRPr="5D08E63E">
        <w:rPr>
          <w:sz w:val="20"/>
          <w:szCs w:val="20"/>
        </w:rPr>
        <w:t xml:space="preserve"> en </w:t>
      </w:r>
      <w:r w:rsidR="1826DCA7" w:rsidRPr="5D08E63E">
        <w:rPr>
          <w:rFonts w:ascii="Consolas" w:eastAsia="Consolas" w:hAnsi="Consolas" w:cs="Consolas"/>
          <w:sz w:val="20"/>
          <w:szCs w:val="20"/>
        </w:rPr>
        <w:t>Automotor</w:t>
      </w:r>
      <w:r w:rsidR="1826DCA7" w:rsidRPr="5D08E63E">
        <w:rPr>
          <w:sz w:val="20"/>
          <w:szCs w:val="20"/>
        </w:rPr>
        <w:t xml:space="preserve"> referencia </w:t>
      </w:r>
      <w:r w:rsidR="1826DCA7" w:rsidRPr="5D08E63E">
        <w:rPr>
          <w:rFonts w:ascii="Consolas" w:eastAsia="Consolas" w:hAnsi="Consolas" w:cs="Consolas"/>
          <w:sz w:val="20"/>
          <w:szCs w:val="20"/>
        </w:rPr>
        <w:t>ID</w:t>
      </w:r>
      <w:r w:rsidR="1826DCA7" w:rsidRPr="5D08E63E">
        <w:rPr>
          <w:sz w:val="20"/>
          <w:szCs w:val="20"/>
        </w:rPr>
        <w:t xml:space="preserve"> en </w:t>
      </w:r>
      <w:r w:rsidR="1826DCA7" w:rsidRPr="5D08E63E">
        <w:rPr>
          <w:rFonts w:ascii="Consolas" w:eastAsia="Consolas" w:hAnsi="Consolas" w:cs="Consolas"/>
          <w:sz w:val="20"/>
          <w:szCs w:val="20"/>
        </w:rPr>
        <w:t>Municipio</w:t>
      </w:r>
    </w:p>
    <w:p w14:paraId="432A335E" w14:textId="72AEA949" w:rsidR="6BF7726D" w:rsidRDefault="1826DCA7" w:rsidP="51A76EBB">
      <w:pPr>
        <w:pStyle w:val="Prrafodelista"/>
        <w:spacing w:line="360" w:lineRule="auto"/>
        <w:ind w:left="1440"/>
        <w:jc w:val="both"/>
        <w:rPr>
          <w:rFonts w:ascii="Consolas" w:eastAsia="Consolas" w:hAnsi="Consolas" w:cs="Consolas"/>
          <w:sz w:val="20"/>
          <w:szCs w:val="20"/>
        </w:rPr>
      </w:pPr>
      <w:r w:rsidRPr="51A76EBB">
        <w:rPr>
          <w:rFonts w:ascii="Consolas" w:eastAsia="Consolas" w:hAnsi="Consolas" w:cs="Consolas"/>
          <w:sz w:val="20"/>
          <w:szCs w:val="20"/>
        </w:rPr>
        <w:t>Dominio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Patente</w:t>
      </w:r>
      <w:r w:rsidRPr="51A76EBB">
        <w:rPr>
          <w:sz w:val="20"/>
          <w:szCs w:val="20"/>
        </w:rPr>
        <w:t xml:space="preserve"> referencia </w:t>
      </w:r>
      <w:r w:rsidRPr="51A76EBB">
        <w:rPr>
          <w:rFonts w:ascii="Consolas" w:eastAsia="Consolas" w:hAnsi="Consolas" w:cs="Consolas"/>
          <w:sz w:val="20"/>
          <w:szCs w:val="20"/>
        </w:rPr>
        <w:t>Dominio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Automotor</w:t>
      </w:r>
    </w:p>
    <w:p w14:paraId="22062D1C" w14:textId="4221AEE0" w:rsidR="6BF7726D" w:rsidRDefault="1826DCA7" w:rsidP="51A76EBB">
      <w:pPr>
        <w:pStyle w:val="Prrafodelista"/>
        <w:spacing w:line="360" w:lineRule="auto"/>
        <w:ind w:left="1440"/>
        <w:jc w:val="both"/>
        <w:rPr>
          <w:rFonts w:ascii="Consolas" w:eastAsia="Consolas" w:hAnsi="Consolas" w:cs="Consolas"/>
          <w:sz w:val="20"/>
          <w:szCs w:val="20"/>
        </w:rPr>
      </w:pPr>
      <w:r w:rsidRPr="51A76EBB">
        <w:rPr>
          <w:rFonts w:ascii="Consolas" w:eastAsia="Consolas" w:hAnsi="Consolas" w:cs="Consolas"/>
          <w:sz w:val="20"/>
          <w:szCs w:val="20"/>
        </w:rPr>
        <w:lastRenderedPageBreak/>
        <w:t>ID Patente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Boleta</w:t>
      </w:r>
      <w:r w:rsidRPr="51A76EBB">
        <w:rPr>
          <w:sz w:val="20"/>
          <w:szCs w:val="20"/>
        </w:rPr>
        <w:t xml:space="preserve"> referencia </w:t>
      </w:r>
      <w:r w:rsidRPr="51A76EBB">
        <w:rPr>
          <w:rFonts w:ascii="Consolas" w:eastAsia="Consolas" w:hAnsi="Consolas" w:cs="Consolas"/>
          <w:sz w:val="20"/>
          <w:szCs w:val="20"/>
        </w:rPr>
        <w:t>ID</w:t>
      </w:r>
      <w:r w:rsidRPr="51A76EBB">
        <w:rPr>
          <w:sz w:val="20"/>
          <w:szCs w:val="20"/>
        </w:rPr>
        <w:t xml:space="preserve"> en </w:t>
      </w:r>
      <w:r w:rsidRPr="51A76EBB">
        <w:rPr>
          <w:rFonts w:ascii="Consolas" w:eastAsia="Consolas" w:hAnsi="Consolas" w:cs="Consolas"/>
          <w:sz w:val="20"/>
          <w:szCs w:val="20"/>
        </w:rPr>
        <w:t>Patente</w:t>
      </w:r>
    </w:p>
    <w:p w14:paraId="69404AE9" w14:textId="24F05A2F" w:rsidR="6BF7726D" w:rsidRDefault="6BF7726D" w:rsidP="51A76EBB">
      <w:pPr>
        <w:spacing w:line="360" w:lineRule="auto"/>
        <w:jc w:val="both"/>
        <w:rPr>
          <w:sz w:val="20"/>
          <w:szCs w:val="20"/>
        </w:rPr>
      </w:pPr>
      <w:r>
        <w:br/>
      </w:r>
    </w:p>
    <w:p w14:paraId="7E1B3CE2" w14:textId="58AADE8C" w:rsidR="34DD8EB3" w:rsidRDefault="34DD8EB3" w:rsidP="540ED12E">
      <w:pPr>
        <w:spacing w:line="360" w:lineRule="auto"/>
        <w:jc w:val="both"/>
        <w:rPr>
          <w:sz w:val="20"/>
          <w:szCs w:val="20"/>
        </w:rPr>
      </w:pPr>
      <w:r w:rsidRPr="540ED12E">
        <w:rPr>
          <w:b/>
          <w:bCs/>
          <w:i/>
          <w:iCs/>
          <w:sz w:val="20"/>
          <w:szCs w:val="20"/>
          <w:u w:val="single"/>
        </w:rPr>
        <w:t>Restricciones de Integridad:</w:t>
      </w:r>
      <w:r w:rsidRPr="540ED12E">
        <w:rPr>
          <w:sz w:val="20"/>
          <w:szCs w:val="20"/>
        </w:rPr>
        <w:t xml:space="preserve"> Una </w:t>
      </w:r>
      <w:r w:rsidR="1331A596" w:rsidRPr="540ED12E">
        <w:rPr>
          <w:sz w:val="20"/>
          <w:szCs w:val="20"/>
        </w:rPr>
        <w:t>restricción</w:t>
      </w:r>
      <w:r w:rsidRPr="540ED12E">
        <w:rPr>
          <w:sz w:val="20"/>
          <w:szCs w:val="20"/>
        </w:rPr>
        <w:t xml:space="preserve"> de integridad en este caso </w:t>
      </w:r>
      <w:r w:rsidR="5AFF542E" w:rsidRPr="540ED12E">
        <w:rPr>
          <w:sz w:val="20"/>
          <w:szCs w:val="20"/>
        </w:rPr>
        <w:t>podría</w:t>
      </w:r>
      <w:r w:rsidRPr="540ED12E">
        <w:rPr>
          <w:sz w:val="20"/>
          <w:szCs w:val="20"/>
        </w:rPr>
        <w:t xml:space="preserve"> ser que el campo de dominio no admite duplicados ni tampoco puede</w:t>
      </w:r>
      <w:r w:rsidR="1847FA5F" w:rsidRPr="540ED12E">
        <w:rPr>
          <w:sz w:val="20"/>
          <w:szCs w:val="20"/>
        </w:rPr>
        <w:t xml:space="preserve"> estar </w:t>
      </w:r>
      <w:r w:rsidR="638D1B1E" w:rsidRPr="540ED12E">
        <w:rPr>
          <w:sz w:val="20"/>
          <w:szCs w:val="20"/>
        </w:rPr>
        <w:t>vacío</w:t>
      </w:r>
      <w:r w:rsidR="1847FA5F" w:rsidRPr="540ED12E">
        <w:rPr>
          <w:sz w:val="20"/>
          <w:szCs w:val="20"/>
        </w:rPr>
        <w:t xml:space="preserve">, ya que esto define que no existe dos patentes iguales para un mismo auto. </w:t>
      </w:r>
      <w:r w:rsidR="769524C5" w:rsidRPr="540ED12E">
        <w:rPr>
          <w:sz w:val="20"/>
          <w:szCs w:val="20"/>
        </w:rPr>
        <w:t xml:space="preserve">Otra </w:t>
      </w:r>
      <w:r w:rsidR="531D1DC8" w:rsidRPr="540ED12E">
        <w:rPr>
          <w:sz w:val="20"/>
          <w:szCs w:val="20"/>
        </w:rPr>
        <w:t>restricción</w:t>
      </w:r>
      <w:r w:rsidR="769524C5" w:rsidRPr="540ED12E">
        <w:rPr>
          <w:sz w:val="20"/>
          <w:szCs w:val="20"/>
        </w:rPr>
        <w:t xml:space="preserve"> </w:t>
      </w:r>
      <w:r w:rsidR="205378B9" w:rsidRPr="540ED12E">
        <w:rPr>
          <w:sz w:val="20"/>
          <w:szCs w:val="20"/>
        </w:rPr>
        <w:t>podría</w:t>
      </w:r>
      <w:r w:rsidR="769524C5" w:rsidRPr="540ED12E">
        <w:rPr>
          <w:sz w:val="20"/>
          <w:szCs w:val="20"/>
        </w:rPr>
        <w:t xml:space="preserve"> ser que el titular si o si tenga un </w:t>
      </w:r>
      <w:r w:rsidR="3BFD4304" w:rsidRPr="540ED12E">
        <w:rPr>
          <w:sz w:val="20"/>
          <w:szCs w:val="20"/>
        </w:rPr>
        <w:t>automóvil</w:t>
      </w:r>
      <w:r w:rsidR="769524C5" w:rsidRPr="540ED12E">
        <w:rPr>
          <w:sz w:val="20"/>
          <w:szCs w:val="20"/>
        </w:rPr>
        <w:t xml:space="preserve">, no pueden existir titulares sin </w:t>
      </w:r>
      <w:r w:rsidR="2EF66D18" w:rsidRPr="540ED12E">
        <w:rPr>
          <w:sz w:val="20"/>
          <w:szCs w:val="20"/>
        </w:rPr>
        <w:t>automóviles</w:t>
      </w:r>
      <w:r w:rsidR="769524C5" w:rsidRPr="540ED12E">
        <w:rPr>
          <w:sz w:val="20"/>
          <w:szCs w:val="20"/>
        </w:rPr>
        <w:t xml:space="preserve"> en nuestro sistema.</w:t>
      </w:r>
      <w:r w:rsidR="3E7053BC" w:rsidRPr="540ED12E">
        <w:rPr>
          <w:sz w:val="20"/>
          <w:szCs w:val="20"/>
        </w:rPr>
        <w:t xml:space="preserve"> Y por </w:t>
      </w:r>
      <w:r w:rsidR="02D8E984" w:rsidRPr="540ED12E">
        <w:rPr>
          <w:sz w:val="20"/>
          <w:szCs w:val="20"/>
        </w:rPr>
        <w:t>último</w:t>
      </w:r>
      <w:r w:rsidR="3E7053BC" w:rsidRPr="540ED12E">
        <w:rPr>
          <w:sz w:val="20"/>
          <w:szCs w:val="20"/>
        </w:rPr>
        <w:t xml:space="preserve"> una patente </w:t>
      </w:r>
      <w:r w:rsidR="266F525E" w:rsidRPr="540ED12E">
        <w:rPr>
          <w:sz w:val="20"/>
          <w:szCs w:val="20"/>
        </w:rPr>
        <w:t>debe tener</w:t>
      </w:r>
      <w:r w:rsidR="3E7053BC" w:rsidRPr="540ED12E">
        <w:rPr>
          <w:sz w:val="20"/>
          <w:szCs w:val="20"/>
        </w:rPr>
        <w:t xml:space="preserve"> boletas, ya sea pagas o impagas, no puede existir una patente que no tenga boletas ya que esto </w:t>
      </w:r>
      <w:r w:rsidR="03CE0272" w:rsidRPr="540ED12E">
        <w:rPr>
          <w:sz w:val="20"/>
          <w:szCs w:val="20"/>
        </w:rPr>
        <w:t>definiría</w:t>
      </w:r>
      <w:r w:rsidR="3E7053BC" w:rsidRPr="540ED12E">
        <w:rPr>
          <w:sz w:val="20"/>
          <w:szCs w:val="20"/>
        </w:rPr>
        <w:t xml:space="preserve"> que no </w:t>
      </w:r>
      <w:r w:rsidR="624A0FC8" w:rsidRPr="540ED12E">
        <w:rPr>
          <w:sz w:val="20"/>
          <w:szCs w:val="20"/>
        </w:rPr>
        <w:t>está</w:t>
      </w:r>
      <w:r w:rsidR="3E7053BC" w:rsidRPr="540ED12E">
        <w:rPr>
          <w:sz w:val="20"/>
          <w:szCs w:val="20"/>
        </w:rPr>
        <w:t xml:space="preserve"> en nuestro sistema</w:t>
      </w:r>
      <w:r w:rsidR="3D50008D" w:rsidRPr="540ED12E">
        <w:rPr>
          <w:sz w:val="20"/>
          <w:szCs w:val="20"/>
        </w:rPr>
        <w:t>.</w:t>
      </w:r>
    </w:p>
    <w:p w14:paraId="7ACE77C0" w14:textId="61BE457B" w:rsidR="540ED12E" w:rsidRDefault="540ED12E" w:rsidP="540ED12E">
      <w:pPr>
        <w:spacing w:line="360" w:lineRule="auto"/>
        <w:jc w:val="both"/>
        <w:rPr>
          <w:sz w:val="20"/>
          <w:szCs w:val="20"/>
        </w:rPr>
      </w:pPr>
    </w:p>
    <w:p w14:paraId="6A324031" w14:textId="7BAFA51B" w:rsidR="1A896D2E" w:rsidRDefault="1A896D2E" w:rsidP="5D08E63E">
      <w:pPr>
        <w:spacing w:line="360" w:lineRule="auto"/>
        <w:jc w:val="both"/>
        <w:rPr>
          <w:sz w:val="20"/>
          <w:szCs w:val="20"/>
        </w:rPr>
      </w:pPr>
      <w:r w:rsidRPr="5D08E63E">
        <w:rPr>
          <w:b/>
          <w:bCs/>
          <w:i/>
          <w:iCs/>
          <w:sz w:val="20"/>
          <w:szCs w:val="20"/>
          <w:u w:val="single"/>
        </w:rPr>
        <w:t>Requerimientos de retención de datos:</w:t>
      </w:r>
      <w:r w:rsidR="39ABD7B0" w:rsidRPr="5D08E63E">
        <w:rPr>
          <w:sz w:val="20"/>
          <w:szCs w:val="20"/>
        </w:rPr>
        <w:t xml:space="preserve"> </w:t>
      </w:r>
      <w:r w:rsidR="53A4EE28" w:rsidRPr="5D08E63E">
        <w:rPr>
          <w:sz w:val="20"/>
          <w:szCs w:val="20"/>
        </w:rPr>
        <w:t>Nuestro sistema</w:t>
      </w:r>
      <w:r w:rsidR="39ABD7B0" w:rsidRPr="5D08E63E">
        <w:rPr>
          <w:sz w:val="20"/>
          <w:szCs w:val="20"/>
        </w:rPr>
        <w:t xml:space="preserve"> </w:t>
      </w:r>
      <w:r w:rsidR="7F9C2C92" w:rsidRPr="5D08E63E">
        <w:rPr>
          <w:sz w:val="20"/>
          <w:szCs w:val="20"/>
        </w:rPr>
        <w:t>deberá</w:t>
      </w:r>
      <w:r w:rsidR="39ABD7B0" w:rsidRPr="5D08E63E">
        <w:rPr>
          <w:sz w:val="20"/>
          <w:szCs w:val="20"/>
        </w:rPr>
        <w:t xml:space="preserve"> </w:t>
      </w:r>
      <w:r w:rsidR="39CCFC15" w:rsidRPr="5D08E63E">
        <w:rPr>
          <w:sz w:val="20"/>
          <w:szCs w:val="20"/>
        </w:rPr>
        <w:t>omitir</w:t>
      </w:r>
      <w:r w:rsidR="40126E14" w:rsidRPr="5D08E63E">
        <w:rPr>
          <w:sz w:val="20"/>
          <w:szCs w:val="20"/>
        </w:rPr>
        <w:t xml:space="preserve"> algunos datos si no se cumplen ciertas condiciones, el caso </w:t>
      </w:r>
      <w:r w:rsidR="58F92614" w:rsidRPr="5D08E63E">
        <w:rPr>
          <w:sz w:val="20"/>
          <w:szCs w:val="20"/>
        </w:rPr>
        <w:t>podría</w:t>
      </w:r>
      <w:r w:rsidR="40126E14" w:rsidRPr="5D08E63E">
        <w:rPr>
          <w:sz w:val="20"/>
          <w:szCs w:val="20"/>
        </w:rPr>
        <w:t xml:space="preserve"> ser que el usuario intente pagar un automotor que no exista, esto </w:t>
      </w:r>
      <w:r w:rsidR="0D05913F" w:rsidRPr="5D08E63E">
        <w:rPr>
          <w:sz w:val="20"/>
          <w:szCs w:val="20"/>
        </w:rPr>
        <w:t>podrían</w:t>
      </w:r>
      <w:r w:rsidR="40126E14" w:rsidRPr="5D08E63E">
        <w:rPr>
          <w:sz w:val="20"/>
          <w:szCs w:val="20"/>
        </w:rPr>
        <w:t xml:space="preserve"> ser las condiciones de la </w:t>
      </w:r>
      <w:r w:rsidR="2DFCB35A" w:rsidRPr="5D08E63E">
        <w:rPr>
          <w:sz w:val="20"/>
          <w:szCs w:val="20"/>
        </w:rPr>
        <w:t>restricción</w:t>
      </w:r>
      <w:r w:rsidR="40126E14" w:rsidRPr="5D08E63E">
        <w:rPr>
          <w:sz w:val="20"/>
          <w:szCs w:val="20"/>
        </w:rPr>
        <w:t xml:space="preserve"> de integridad, ya que un automotor que no tenga pagos no </w:t>
      </w:r>
      <w:r w:rsidR="6A6D3230" w:rsidRPr="5D08E63E">
        <w:rPr>
          <w:sz w:val="20"/>
          <w:szCs w:val="20"/>
        </w:rPr>
        <w:t>será</w:t>
      </w:r>
      <w:r w:rsidR="40126E14" w:rsidRPr="5D08E63E">
        <w:rPr>
          <w:sz w:val="20"/>
          <w:szCs w:val="20"/>
        </w:rPr>
        <w:t xml:space="preserve"> admitido en nuestro</w:t>
      </w:r>
      <w:r w:rsidR="79A2135B" w:rsidRPr="5D08E63E">
        <w:rPr>
          <w:sz w:val="20"/>
          <w:szCs w:val="20"/>
        </w:rPr>
        <w:t xml:space="preserve"> sistema. </w:t>
      </w:r>
      <w:r w:rsidR="435E2695" w:rsidRPr="5D08E63E">
        <w:rPr>
          <w:sz w:val="20"/>
          <w:szCs w:val="20"/>
        </w:rPr>
        <w:t>El pago de una boleta deberá ser total, no se admitirán pagos parciales.</w:t>
      </w:r>
    </w:p>
    <w:p w14:paraId="6A326ADC" w14:textId="1D43C297" w:rsidR="540ED12E" w:rsidRDefault="540ED12E" w:rsidP="540ED12E">
      <w:pPr>
        <w:spacing w:line="360" w:lineRule="auto"/>
        <w:jc w:val="both"/>
        <w:rPr>
          <w:sz w:val="20"/>
          <w:szCs w:val="20"/>
        </w:rPr>
      </w:pPr>
    </w:p>
    <w:p w14:paraId="316B5DFE" w14:textId="53601626" w:rsidR="540ED12E" w:rsidRDefault="540ED12E" w:rsidP="540ED12E">
      <w:pPr>
        <w:spacing w:line="360" w:lineRule="auto"/>
        <w:jc w:val="both"/>
        <w:rPr>
          <w:sz w:val="20"/>
          <w:szCs w:val="20"/>
        </w:rPr>
      </w:pPr>
    </w:p>
    <w:p w14:paraId="69743DFB" w14:textId="3308155E" w:rsidR="540ED12E" w:rsidRDefault="00727FC9" w:rsidP="009D11DB">
      <w:pPr>
        <w:pStyle w:val="Ttulo3"/>
        <w:tabs>
          <w:tab w:val="left" w:pos="1080"/>
        </w:tabs>
        <w:spacing w:before="120" w:after="60" w:line="240" w:lineRule="auto"/>
      </w:pPr>
      <w:bookmarkStart w:id="33" w:name="_Toc171031507"/>
      <w:r>
        <w:t>2</w:t>
      </w:r>
      <w:r w:rsidR="00E13AC0">
        <w:t>.2.3 Restricciones de Diseño</w:t>
      </w:r>
      <w:bookmarkEnd w:id="33"/>
    </w:p>
    <w:p w14:paraId="253583C5" w14:textId="77777777" w:rsidR="009D11DB" w:rsidRPr="009D11DB" w:rsidRDefault="009D11DB" w:rsidP="009D11DB"/>
    <w:p w14:paraId="777AF369" w14:textId="0CB2C432" w:rsidR="540ED12E" w:rsidRDefault="0C6020BE" w:rsidP="51A76EBB">
      <w:pPr>
        <w:spacing w:line="360" w:lineRule="auto"/>
        <w:jc w:val="both"/>
        <w:rPr>
          <w:b/>
          <w:bCs/>
          <w:i/>
          <w:iCs/>
          <w:sz w:val="20"/>
          <w:szCs w:val="20"/>
          <w:u w:val="single"/>
        </w:rPr>
      </w:pPr>
      <w:r w:rsidRPr="51A76EBB">
        <w:rPr>
          <w:b/>
          <w:bCs/>
          <w:i/>
          <w:iCs/>
          <w:sz w:val="20"/>
          <w:szCs w:val="20"/>
          <w:u w:val="single"/>
        </w:rPr>
        <w:t>Formato de informes:</w:t>
      </w:r>
    </w:p>
    <w:p w14:paraId="05162F06" w14:textId="5AD47D6A" w:rsidR="540ED12E" w:rsidRDefault="540ED12E" w:rsidP="51A76EBB">
      <w:pPr>
        <w:spacing w:line="360" w:lineRule="auto"/>
        <w:jc w:val="both"/>
        <w:rPr>
          <w:b/>
          <w:bCs/>
          <w:i/>
          <w:iCs/>
          <w:sz w:val="20"/>
          <w:szCs w:val="20"/>
          <w:u w:val="single"/>
        </w:rPr>
      </w:pPr>
    </w:p>
    <w:p w14:paraId="086E90A4" w14:textId="3C969966" w:rsidR="540ED12E" w:rsidRDefault="7EE6E322" w:rsidP="51A76EBB">
      <w:pPr>
        <w:pStyle w:val="Prrafodelista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5D08E63E">
        <w:rPr>
          <w:sz w:val="20"/>
          <w:szCs w:val="20"/>
        </w:rPr>
        <w:t xml:space="preserve">Los informes de registro de vehículos deben incluir el nombre del titular, número de dominio, marca y modelo del </w:t>
      </w:r>
      <w:r w:rsidR="5E43B5D9" w:rsidRPr="5D08E63E">
        <w:rPr>
          <w:sz w:val="20"/>
          <w:szCs w:val="20"/>
        </w:rPr>
        <w:t>vehículo</w:t>
      </w:r>
    </w:p>
    <w:p w14:paraId="53C14BEC" w14:textId="5881089B" w:rsidR="540ED12E" w:rsidRDefault="7EE6E322" w:rsidP="51A76EBB">
      <w:pPr>
        <w:pStyle w:val="Prrafodelista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Los informes de deudas deben listar la cuota de la boleta, ID de patente, monto, fecha de vencimiento, y estado del pago.</w:t>
      </w:r>
    </w:p>
    <w:p w14:paraId="7364045E" w14:textId="66AFA2D2" w:rsidR="540ED12E" w:rsidRDefault="292F43D3" w:rsidP="51A76EBB">
      <w:pPr>
        <w:spacing w:line="360" w:lineRule="auto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Convenciones de Nombres</w:t>
      </w:r>
      <w:r w:rsidRPr="51A76EBB">
        <w:rPr>
          <w:sz w:val="20"/>
          <w:szCs w:val="20"/>
        </w:rPr>
        <w:t>:</w:t>
      </w:r>
    </w:p>
    <w:p w14:paraId="2BA14B8D" w14:textId="7021CB10" w:rsidR="540ED12E" w:rsidRDefault="292F43D3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Tablas: Titular, Automotor, Municipio, Patente, Boletas.</w:t>
      </w:r>
    </w:p>
    <w:p w14:paraId="323977FC" w14:textId="569C4014" w:rsidR="540ED12E" w:rsidRDefault="292F43D3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D08E63E">
        <w:rPr>
          <w:sz w:val="20"/>
          <w:szCs w:val="20"/>
        </w:rPr>
        <w:t xml:space="preserve">Columnas: </w:t>
      </w:r>
      <w:r w:rsidR="6B5F6146" w:rsidRPr="5D08E63E">
        <w:rPr>
          <w:sz w:val="20"/>
          <w:szCs w:val="20"/>
        </w:rPr>
        <w:t>Titulares DNI</w:t>
      </w:r>
      <w:r w:rsidRPr="5D08E63E">
        <w:rPr>
          <w:sz w:val="20"/>
          <w:szCs w:val="20"/>
        </w:rPr>
        <w:t xml:space="preserve">, </w:t>
      </w:r>
      <w:r w:rsidR="326A2B3E" w:rsidRPr="5D08E63E">
        <w:rPr>
          <w:sz w:val="20"/>
          <w:szCs w:val="20"/>
        </w:rPr>
        <w:t>Automotores Dominio</w:t>
      </w:r>
      <w:r w:rsidRPr="5D08E63E">
        <w:rPr>
          <w:sz w:val="20"/>
          <w:szCs w:val="20"/>
        </w:rPr>
        <w:t>, Municipios</w:t>
      </w:r>
      <w:r w:rsidR="340B9A32" w:rsidRPr="5D08E63E">
        <w:rPr>
          <w:sz w:val="20"/>
          <w:szCs w:val="20"/>
        </w:rPr>
        <w:t xml:space="preserve"> </w:t>
      </w:r>
      <w:r w:rsidRPr="5D08E63E">
        <w:rPr>
          <w:sz w:val="20"/>
          <w:szCs w:val="20"/>
        </w:rPr>
        <w:t>ID.</w:t>
      </w:r>
    </w:p>
    <w:p w14:paraId="2CD250EE" w14:textId="62523681" w:rsidR="540ED12E" w:rsidRDefault="540ED12E" w:rsidP="51A76EBB">
      <w:pPr>
        <w:pStyle w:val="Prrafodelista"/>
        <w:spacing w:line="360" w:lineRule="auto"/>
        <w:jc w:val="both"/>
        <w:rPr>
          <w:sz w:val="20"/>
          <w:szCs w:val="20"/>
        </w:rPr>
      </w:pPr>
    </w:p>
    <w:p w14:paraId="6B95E601" w14:textId="05D2D663" w:rsidR="540ED12E" w:rsidRDefault="292F43D3" w:rsidP="51A76EBB">
      <w:pPr>
        <w:spacing w:line="360" w:lineRule="auto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Procedimientos Contables</w:t>
      </w:r>
      <w:r w:rsidRPr="51A76EBB">
        <w:rPr>
          <w:sz w:val="20"/>
          <w:szCs w:val="20"/>
        </w:rPr>
        <w:t>:</w:t>
      </w:r>
    </w:p>
    <w:p w14:paraId="4B263D67" w14:textId="5EF8AAC9" w:rsidR="540ED12E" w:rsidRDefault="292F43D3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Las boletas de pago deben seguir las normas contables locales y registrar correctamente los ingresos y estados de pago.</w:t>
      </w:r>
    </w:p>
    <w:p w14:paraId="24FDA2B3" w14:textId="2A05F178" w:rsidR="540ED12E" w:rsidRDefault="540ED12E" w:rsidP="51A76EBB">
      <w:pPr>
        <w:spacing w:line="360" w:lineRule="auto"/>
        <w:jc w:val="both"/>
        <w:rPr>
          <w:sz w:val="20"/>
          <w:szCs w:val="20"/>
        </w:rPr>
      </w:pPr>
    </w:p>
    <w:p w14:paraId="65B074DA" w14:textId="632B0E25" w:rsidR="540ED12E" w:rsidRDefault="292F43D3" w:rsidP="51A76EBB">
      <w:pPr>
        <w:spacing w:line="360" w:lineRule="auto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Pistas de Auditoría</w:t>
      </w:r>
      <w:r w:rsidRPr="51A76EBB">
        <w:rPr>
          <w:sz w:val="20"/>
          <w:szCs w:val="20"/>
        </w:rPr>
        <w:t>:</w:t>
      </w:r>
    </w:p>
    <w:p w14:paraId="62F8C7E3" w14:textId="33D05152" w:rsidR="540ED12E" w:rsidRDefault="292F43D3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Registrar todas las modificaciones a los datos de vehículos y titulares,</w:t>
      </w:r>
      <w:r w:rsidR="32E376E4" w:rsidRPr="51A76EBB">
        <w:rPr>
          <w:sz w:val="20"/>
          <w:szCs w:val="20"/>
        </w:rPr>
        <w:t xml:space="preserve"> incluyendo los datos actuales del nuevo titular y generarle una boleta de pago por su ingreso inicial.</w:t>
      </w:r>
    </w:p>
    <w:p w14:paraId="69767ED6" w14:textId="3D7C1584" w:rsidR="540ED12E" w:rsidRDefault="540ED12E" w:rsidP="51A76EBB">
      <w:pPr>
        <w:spacing w:line="360" w:lineRule="auto"/>
        <w:jc w:val="both"/>
        <w:rPr>
          <w:sz w:val="20"/>
          <w:szCs w:val="20"/>
        </w:rPr>
      </w:pPr>
    </w:p>
    <w:p w14:paraId="64617F55" w14:textId="2938BF99" w:rsidR="540ED12E" w:rsidRDefault="7487A0AB" w:rsidP="51A76EBB">
      <w:pPr>
        <w:spacing w:line="360" w:lineRule="auto"/>
        <w:jc w:val="both"/>
        <w:rPr>
          <w:b/>
          <w:bCs/>
          <w:i/>
          <w:iCs/>
          <w:sz w:val="20"/>
          <w:szCs w:val="20"/>
          <w:u w:val="single"/>
        </w:rPr>
      </w:pPr>
      <w:r w:rsidRPr="51A76EBB">
        <w:rPr>
          <w:b/>
          <w:bCs/>
          <w:i/>
          <w:iCs/>
          <w:sz w:val="20"/>
          <w:szCs w:val="20"/>
          <w:u w:val="single"/>
        </w:rPr>
        <w:lastRenderedPageBreak/>
        <w:t>Limitaciones de hardware</w:t>
      </w:r>
      <w:r w:rsidR="389E58C0" w:rsidRPr="51A76EBB">
        <w:rPr>
          <w:b/>
          <w:bCs/>
          <w:i/>
          <w:iCs/>
          <w:sz w:val="20"/>
          <w:szCs w:val="20"/>
          <w:u w:val="single"/>
        </w:rPr>
        <w:t>:</w:t>
      </w:r>
    </w:p>
    <w:p w14:paraId="7DFA4440" w14:textId="1CB3C326" w:rsidR="540ED12E" w:rsidRDefault="540ED12E" w:rsidP="51A76EBB">
      <w:pPr>
        <w:spacing w:line="360" w:lineRule="auto"/>
        <w:jc w:val="both"/>
        <w:rPr>
          <w:b/>
          <w:bCs/>
          <w:i/>
          <w:iCs/>
          <w:sz w:val="20"/>
          <w:szCs w:val="20"/>
          <w:u w:val="single"/>
        </w:rPr>
      </w:pPr>
    </w:p>
    <w:p w14:paraId="6D4C0E44" w14:textId="5DF6801C" w:rsidR="540ED12E" w:rsidRDefault="389E58C0" w:rsidP="51A76EBB">
      <w:p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Detallaremos los requerimientos de hardware necesarios para que el software opere de manera eficiente.</w:t>
      </w:r>
    </w:p>
    <w:p w14:paraId="15D87558" w14:textId="71D44371" w:rsidR="540ED12E" w:rsidRDefault="540ED12E" w:rsidP="51A76EBB">
      <w:pPr>
        <w:spacing w:line="360" w:lineRule="auto"/>
        <w:jc w:val="both"/>
        <w:rPr>
          <w:sz w:val="20"/>
          <w:szCs w:val="20"/>
        </w:rPr>
      </w:pPr>
    </w:p>
    <w:p w14:paraId="24255AE7" w14:textId="1A839E01" w:rsidR="540ED12E" w:rsidRDefault="32E376E4" w:rsidP="51A76EBB">
      <w:pPr>
        <w:spacing w:line="360" w:lineRule="auto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Especificaciones Mínimas</w:t>
      </w:r>
      <w:r w:rsidRPr="51A76EBB">
        <w:rPr>
          <w:sz w:val="20"/>
          <w:szCs w:val="20"/>
        </w:rPr>
        <w:t>:</w:t>
      </w:r>
    </w:p>
    <w:p w14:paraId="68361820" w14:textId="27DAA154" w:rsidR="540ED12E" w:rsidRDefault="32E376E4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CPU: Intel Pentium</w:t>
      </w:r>
    </w:p>
    <w:p w14:paraId="43360512" w14:textId="0A00EDE8" w:rsidR="540ED12E" w:rsidRDefault="32E376E4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RAM: 8 GB.</w:t>
      </w:r>
    </w:p>
    <w:p w14:paraId="69881C5F" w14:textId="56DCD4A0" w:rsidR="540ED12E" w:rsidRDefault="32E376E4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Espacio en Disco: 500 GB HDD.</w:t>
      </w:r>
    </w:p>
    <w:p w14:paraId="75586158" w14:textId="252FC5A2" w:rsidR="540ED12E" w:rsidRDefault="540ED12E" w:rsidP="51A76EBB">
      <w:pPr>
        <w:spacing w:line="360" w:lineRule="auto"/>
        <w:jc w:val="both"/>
        <w:rPr>
          <w:sz w:val="20"/>
          <w:szCs w:val="20"/>
        </w:rPr>
      </w:pPr>
    </w:p>
    <w:p w14:paraId="05929C96" w14:textId="3E19B162" w:rsidR="540ED12E" w:rsidRDefault="32E376E4" w:rsidP="51A76EBB">
      <w:pPr>
        <w:spacing w:line="360" w:lineRule="auto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Especificaciones Recomendadas</w:t>
      </w:r>
      <w:r w:rsidRPr="51A76EBB">
        <w:rPr>
          <w:sz w:val="20"/>
          <w:szCs w:val="20"/>
        </w:rPr>
        <w:t>:</w:t>
      </w:r>
    </w:p>
    <w:p w14:paraId="5B3CE783" w14:textId="78166146" w:rsidR="540ED12E" w:rsidRDefault="32E376E4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CPU: Intel Core i7 o equivalente.</w:t>
      </w:r>
    </w:p>
    <w:p w14:paraId="40C970BA" w14:textId="7753EF33" w:rsidR="540ED12E" w:rsidRDefault="32E376E4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RAM: 16 GB.</w:t>
      </w:r>
    </w:p>
    <w:p w14:paraId="2CFB5807" w14:textId="5045770F" w:rsidR="540ED12E" w:rsidRDefault="32E376E4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Espacio en Disco: 1 TB SSD.</w:t>
      </w:r>
    </w:p>
    <w:p w14:paraId="1A140477" w14:textId="50E9C9BB" w:rsidR="540ED12E" w:rsidRDefault="540ED12E" w:rsidP="51A76EBB">
      <w:pPr>
        <w:spacing w:line="360" w:lineRule="auto"/>
        <w:jc w:val="both"/>
        <w:rPr>
          <w:sz w:val="20"/>
          <w:szCs w:val="20"/>
        </w:rPr>
      </w:pPr>
    </w:p>
    <w:p w14:paraId="6654E686" w14:textId="2E1ACEA9" w:rsidR="540ED12E" w:rsidRDefault="32E376E4" w:rsidP="51A76EBB">
      <w:pPr>
        <w:spacing w:line="360" w:lineRule="auto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Compatibilidad</w:t>
      </w:r>
      <w:r w:rsidRPr="51A76EBB">
        <w:rPr>
          <w:sz w:val="20"/>
          <w:szCs w:val="20"/>
        </w:rPr>
        <w:t>:</w:t>
      </w:r>
    </w:p>
    <w:p w14:paraId="329DE5EC" w14:textId="251C1DF2" w:rsidR="540ED12E" w:rsidRDefault="32E376E4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El software debe ser compatible con MySQL Server y distribuciones como Windows</w:t>
      </w:r>
    </w:p>
    <w:p w14:paraId="7AC9DB0A" w14:textId="6BB63A4B" w:rsidR="540ED12E" w:rsidRDefault="32E376E4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Debe soportar bases de datos MySQL.</w:t>
      </w:r>
    </w:p>
    <w:p w14:paraId="5A8042F8" w14:textId="000E44FF" w:rsidR="540ED12E" w:rsidRDefault="540ED12E" w:rsidP="51A76EBB">
      <w:pPr>
        <w:spacing w:line="360" w:lineRule="auto"/>
        <w:jc w:val="both"/>
        <w:rPr>
          <w:sz w:val="20"/>
          <w:szCs w:val="20"/>
        </w:rPr>
      </w:pPr>
    </w:p>
    <w:p w14:paraId="232E42E0" w14:textId="1AAC93DF" w:rsidR="540ED12E" w:rsidRDefault="32E376E4" w:rsidP="51A76EBB">
      <w:pPr>
        <w:spacing w:line="360" w:lineRule="auto"/>
        <w:jc w:val="both"/>
        <w:rPr>
          <w:sz w:val="20"/>
          <w:szCs w:val="20"/>
        </w:rPr>
      </w:pPr>
      <w:r w:rsidRPr="51A76EBB">
        <w:rPr>
          <w:b/>
          <w:bCs/>
          <w:sz w:val="20"/>
          <w:szCs w:val="20"/>
        </w:rPr>
        <w:t>Consideraciones de Rendimiento</w:t>
      </w:r>
      <w:r w:rsidRPr="51A76EBB">
        <w:rPr>
          <w:sz w:val="20"/>
          <w:szCs w:val="20"/>
        </w:rPr>
        <w:t>:</w:t>
      </w:r>
    </w:p>
    <w:p w14:paraId="1263EFB3" w14:textId="358FF11D" w:rsidR="540ED12E" w:rsidRDefault="32E376E4" w:rsidP="51A76EBB">
      <w:pPr>
        <w:pStyle w:val="Prrafode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51A76EBB">
        <w:rPr>
          <w:sz w:val="20"/>
          <w:szCs w:val="20"/>
        </w:rPr>
        <w:t>Capacidad para manejar hasta 5,000 usuarios simultáneos y registrar hasta 100,000 vehículos.</w:t>
      </w:r>
    </w:p>
    <w:p w14:paraId="7D88EC08" w14:textId="331A92DB" w:rsidR="540ED12E" w:rsidRDefault="540ED12E" w:rsidP="51A76EBB">
      <w:pPr>
        <w:spacing w:line="360" w:lineRule="auto"/>
        <w:jc w:val="both"/>
        <w:rPr>
          <w:sz w:val="20"/>
          <w:szCs w:val="20"/>
        </w:rPr>
      </w:pPr>
    </w:p>
    <w:p w14:paraId="3A6B13FE" w14:textId="030054F6" w:rsidR="540ED12E" w:rsidRDefault="540ED12E" w:rsidP="51A76EBB">
      <w:pPr>
        <w:spacing w:line="360" w:lineRule="auto"/>
        <w:jc w:val="both"/>
        <w:rPr>
          <w:sz w:val="20"/>
          <w:szCs w:val="20"/>
        </w:rPr>
      </w:pPr>
    </w:p>
    <w:p w14:paraId="5D0112BF" w14:textId="566563A8" w:rsidR="540ED12E" w:rsidRDefault="540ED12E" w:rsidP="51A76EBB">
      <w:pPr>
        <w:spacing w:line="360" w:lineRule="auto"/>
        <w:jc w:val="both"/>
        <w:rPr>
          <w:sz w:val="20"/>
          <w:szCs w:val="20"/>
        </w:rPr>
      </w:pPr>
    </w:p>
    <w:p w14:paraId="49BC5A5B" w14:textId="3003C209" w:rsidR="540ED12E" w:rsidRDefault="540ED12E" w:rsidP="540ED12E">
      <w:pPr>
        <w:spacing w:line="360" w:lineRule="auto"/>
        <w:jc w:val="both"/>
        <w:rPr>
          <w:sz w:val="20"/>
          <w:szCs w:val="20"/>
        </w:rPr>
      </w:pPr>
    </w:p>
    <w:p w14:paraId="0A51ADF3" w14:textId="77462D49" w:rsidR="540ED12E" w:rsidRDefault="540ED12E" w:rsidP="540ED12E">
      <w:pPr>
        <w:pStyle w:val="Ttulo1"/>
        <w:jc w:val="right"/>
      </w:pPr>
    </w:p>
    <w:p w14:paraId="44FB30F8" w14:textId="3CCFCDF5" w:rsidR="00703779" w:rsidRPr="00EF21E2" w:rsidRDefault="00727FC9" w:rsidP="00EF21E2">
      <w:pPr>
        <w:pStyle w:val="Ttulo1"/>
        <w:jc w:val="right"/>
      </w:pPr>
      <w:bookmarkStart w:id="34" w:name="_Toc171031508"/>
      <w:r>
        <w:t>3</w:t>
      </w:r>
      <w:r w:rsidR="00E13AC0">
        <w:t>. Modelo de Casos de Uso</w:t>
      </w:r>
      <w:bookmarkEnd w:id="34"/>
    </w:p>
    <w:p w14:paraId="1DA6542E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2EF6B406" w14:textId="77777777" w:rsidR="00703779" w:rsidRDefault="00E13AC0">
      <w:pPr>
        <w:spacing w:before="60"/>
        <w:jc w:val="center"/>
        <w:rPr>
          <w:color w:val="003366"/>
          <w:sz w:val="24"/>
          <w:szCs w:val="24"/>
        </w:rPr>
      </w:pPr>
      <w:r>
        <w:rPr>
          <w:b/>
          <w:color w:val="003366"/>
          <w:sz w:val="24"/>
          <w:szCs w:val="24"/>
        </w:rPr>
        <w:t>Historia de Revisión</w:t>
      </w:r>
    </w:p>
    <w:p w14:paraId="3041E394" w14:textId="77777777" w:rsidR="00703779" w:rsidRDefault="00703779">
      <w:pPr>
        <w:rPr>
          <w:sz w:val="24"/>
          <w:szCs w:val="24"/>
        </w:rPr>
      </w:pPr>
    </w:p>
    <w:tbl>
      <w:tblPr>
        <w:tblStyle w:val="a7"/>
        <w:tblW w:w="9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8"/>
        <w:gridCol w:w="1488"/>
        <w:gridCol w:w="4749"/>
        <w:gridCol w:w="1705"/>
      </w:tblGrid>
      <w:tr w:rsidR="00703779" w14:paraId="2BDB85E2" w14:textId="77777777">
        <w:trPr>
          <w:cantSplit/>
          <w:tblHeader/>
        </w:trPr>
        <w:tc>
          <w:tcPr>
            <w:tcW w:w="1488" w:type="dxa"/>
            <w:shd w:val="clear" w:color="auto" w:fill="CCCCCC"/>
          </w:tcPr>
          <w:p w14:paraId="12F710E0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1488" w:type="dxa"/>
            <w:shd w:val="clear" w:color="auto" w:fill="CCCCCC"/>
          </w:tcPr>
          <w:p w14:paraId="3A96090D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4749" w:type="dxa"/>
            <w:shd w:val="clear" w:color="auto" w:fill="CCCCCC"/>
          </w:tcPr>
          <w:p w14:paraId="0F90AD1D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1705" w:type="dxa"/>
            <w:shd w:val="clear" w:color="auto" w:fill="CCCCCC"/>
          </w:tcPr>
          <w:p w14:paraId="641DC127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703779" w14:paraId="722B00AE" w14:textId="77777777">
        <w:trPr>
          <w:cantSplit/>
          <w:tblHeader/>
        </w:trPr>
        <w:tc>
          <w:tcPr>
            <w:tcW w:w="1488" w:type="dxa"/>
          </w:tcPr>
          <w:p w14:paraId="42C6D796" w14:textId="33C6387F" w:rsidR="00703779" w:rsidRDefault="000048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04/7/2024</w:t>
            </w:r>
          </w:p>
        </w:tc>
        <w:tc>
          <w:tcPr>
            <w:tcW w:w="1488" w:type="dxa"/>
          </w:tcPr>
          <w:p w14:paraId="6E1831B3" w14:textId="776D8406" w:rsidR="00703779" w:rsidRDefault="000048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1.0.7</w:t>
            </w:r>
          </w:p>
        </w:tc>
        <w:tc>
          <w:tcPr>
            <w:tcW w:w="4749" w:type="dxa"/>
          </w:tcPr>
          <w:p w14:paraId="54E11D2A" w14:textId="682E3CCF" w:rsidR="00703779" w:rsidRDefault="000048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Cambios en los nombres </w:t>
            </w:r>
            <w:r w:rsidR="00D90527">
              <w:rPr>
                <w:sz w:val="24"/>
                <w:szCs w:val="24"/>
              </w:rPr>
              <w:t>de los actores</w:t>
            </w:r>
          </w:p>
        </w:tc>
        <w:tc>
          <w:tcPr>
            <w:tcW w:w="1705" w:type="dxa"/>
          </w:tcPr>
          <w:p w14:paraId="31126E5D" w14:textId="2F8B094C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Federico </w:t>
            </w:r>
            <w:proofErr w:type="spellStart"/>
            <w:r>
              <w:rPr>
                <w:sz w:val="24"/>
                <w:szCs w:val="24"/>
              </w:rPr>
              <w:t>Rossendy</w:t>
            </w:r>
            <w:proofErr w:type="spellEnd"/>
          </w:p>
        </w:tc>
      </w:tr>
      <w:tr w:rsidR="00703779" w14:paraId="2DE403A5" w14:textId="77777777">
        <w:trPr>
          <w:cantSplit/>
          <w:trHeight w:val="60"/>
          <w:tblHeader/>
        </w:trPr>
        <w:tc>
          <w:tcPr>
            <w:tcW w:w="1488" w:type="dxa"/>
          </w:tcPr>
          <w:p w14:paraId="62431CDC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488" w:type="dxa"/>
          </w:tcPr>
          <w:p w14:paraId="49E398E2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4749" w:type="dxa"/>
          </w:tcPr>
          <w:p w14:paraId="16287F21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14:paraId="5BE93A62" w14:textId="77777777" w:rsidR="00703779" w:rsidRDefault="00703779">
            <w:pPr>
              <w:rPr>
                <w:sz w:val="24"/>
                <w:szCs w:val="24"/>
              </w:rPr>
            </w:pPr>
          </w:p>
        </w:tc>
      </w:tr>
    </w:tbl>
    <w:p w14:paraId="384BA73E" w14:textId="77777777" w:rsidR="00703779" w:rsidRDefault="00703779">
      <w:pPr>
        <w:spacing w:before="60"/>
        <w:jc w:val="center"/>
        <w:rPr>
          <w:color w:val="003366"/>
          <w:sz w:val="24"/>
          <w:szCs w:val="24"/>
        </w:rPr>
      </w:pPr>
    </w:p>
    <w:p w14:paraId="58CBF1E1" w14:textId="5A596EA6" w:rsidR="00727FC9" w:rsidRDefault="00727FC9" w:rsidP="540ED12E">
      <w:pPr>
        <w:pStyle w:val="Ttulo2"/>
        <w:spacing w:line="240" w:lineRule="auto"/>
        <w:jc w:val="both"/>
      </w:pPr>
      <w:bookmarkStart w:id="35" w:name="_Toc171031509"/>
      <w:r>
        <w:t>3</w:t>
      </w:r>
      <w:r w:rsidR="00E13AC0">
        <w:t>.1 Modelo de Casos de Uso</w:t>
      </w:r>
      <w:bookmarkEnd w:id="35"/>
    </w:p>
    <w:p w14:paraId="79130B06" w14:textId="6E62A934" w:rsidR="00703779" w:rsidRDefault="18C9A518" w:rsidP="5D08E63E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436349C1" wp14:editId="550FA67C">
            <wp:extent cx="5734052" cy="3886200"/>
            <wp:effectExtent l="0" t="0" r="0" b="0"/>
            <wp:docPr id="1220071653" name="Imagen 122007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2EB" w14:textId="3235411C" w:rsidR="00703779" w:rsidRDefault="00703779">
      <w:pPr>
        <w:widowControl w:val="0"/>
        <w:spacing w:line="240" w:lineRule="auto"/>
      </w:pPr>
    </w:p>
    <w:p w14:paraId="10953535" w14:textId="66AA3C48" w:rsidR="00703779" w:rsidRDefault="00727FC9">
      <w:pPr>
        <w:pStyle w:val="Ttulo2"/>
      </w:pPr>
      <w:bookmarkStart w:id="36" w:name="_Toc171031510"/>
      <w:r>
        <w:t>3</w:t>
      </w:r>
      <w:r w:rsidR="00E13AC0">
        <w:t>.2 Actores</w:t>
      </w:r>
      <w:bookmarkEnd w:id="36"/>
    </w:p>
    <w:p w14:paraId="5303603F" w14:textId="01D57741" w:rsidR="1F33B80C" w:rsidRDefault="1F33B80C" w:rsidP="1F33B80C">
      <w:pPr>
        <w:widowControl w:val="0"/>
        <w:spacing w:line="240" w:lineRule="auto"/>
        <w:rPr>
          <w:sz w:val="24"/>
          <w:szCs w:val="24"/>
        </w:rPr>
      </w:pPr>
    </w:p>
    <w:p w14:paraId="297DB178" w14:textId="490ED48A" w:rsidR="3F92F984" w:rsidRDefault="0F77BED2" w:rsidP="1F33B80C">
      <w:pPr>
        <w:widowControl w:val="0"/>
        <w:spacing w:line="240" w:lineRule="auto"/>
        <w:rPr>
          <w:sz w:val="24"/>
          <w:szCs w:val="24"/>
        </w:rPr>
      </w:pPr>
      <w:r w:rsidRPr="540ED12E">
        <w:rPr>
          <w:sz w:val="24"/>
          <w:szCs w:val="24"/>
        </w:rPr>
        <w:t>Actor Administra</w:t>
      </w:r>
      <w:r w:rsidR="70F4F28B" w:rsidRPr="540ED12E">
        <w:rPr>
          <w:sz w:val="24"/>
          <w:szCs w:val="24"/>
        </w:rPr>
        <w:t>dor</w:t>
      </w:r>
    </w:p>
    <w:p w14:paraId="5DFDC241" w14:textId="78AF7C40" w:rsidR="1F33B80C" w:rsidRDefault="1F33B80C" w:rsidP="1F33B80C">
      <w:pPr>
        <w:widowControl w:val="0"/>
        <w:spacing w:line="240" w:lineRule="auto"/>
        <w:rPr>
          <w:sz w:val="24"/>
          <w:szCs w:val="24"/>
        </w:rPr>
      </w:pPr>
    </w:p>
    <w:p w14:paraId="5EB37145" w14:textId="058DF413" w:rsidR="15475F50" w:rsidRDefault="263E8203" w:rsidP="1F33B80C">
      <w:pPr>
        <w:widowControl w:val="0"/>
        <w:spacing w:line="240" w:lineRule="auto"/>
        <w:rPr>
          <w:sz w:val="24"/>
          <w:szCs w:val="24"/>
        </w:rPr>
      </w:pPr>
      <w:r w:rsidRPr="0E8F76ED">
        <w:rPr>
          <w:sz w:val="24"/>
          <w:szCs w:val="24"/>
        </w:rPr>
        <w:t xml:space="preserve">El </w:t>
      </w:r>
      <w:r w:rsidR="5A786267" w:rsidRPr="0E8F76ED">
        <w:rPr>
          <w:sz w:val="24"/>
          <w:szCs w:val="24"/>
        </w:rPr>
        <w:t>administra</w:t>
      </w:r>
      <w:r w:rsidR="68CB5B25" w:rsidRPr="0E8F76ED">
        <w:rPr>
          <w:sz w:val="24"/>
          <w:szCs w:val="24"/>
        </w:rPr>
        <w:t>dor</w:t>
      </w:r>
      <w:r w:rsidR="5A786267" w:rsidRPr="0E8F76ED">
        <w:rPr>
          <w:sz w:val="24"/>
          <w:szCs w:val="24"/>
        </w:rPr>
        <w:t xml:space="preserve"> podrá </w:t>
      </w:r>
      <w:r w:rsidR="4AB13519" w:rsidRPr="0E8F76ED">
        <w:rPr>
          <w:sz w:val="24"/>
          <w:szCs w:val="24"/>
        </w:rPr>
        <w:t xml:space="preserve">gestionar los automotores, que implica poder ingresar, eliminar y modificar los mismos, </w:t>
      </w:r>
      <w:r w:rsidR="1E2B5AAF" w:rsidRPr="0E8F76ED">
        <w:rPr>
          <w:sz w:val="24"/>
          <w:szCs w:val="24"/>
        </w:rPr>
        <w:t>listar la recaudación por municipio y listar todos los automotores que no pagaron sus facturas.</w:t>
      </w:r>
    </w:p>
    <w:p w14:paraId="5BE66C9B" w14:textId="7CACD822" w:rsidR="762F4F2F" w:rsidRDefault="762F4F2F" w:rsidP="762F4F2F">
      <w:pPr>
        <w:widowControl w:val="0"/>
        <w:spacing w:line="240" w:lineRule="auto"/>
        <w:rPr>
          <w:sz w:val="24"/>
          <w:szCs w:val="24"/>
        </w:rPr>
      </w:pPr>
    </w:p>
    <w:p w14:paraId="38175322" w14:textId="5496D085" w:rsidR="21F0B9BA" w:rsidRDefault="717E2EA4" w:rsidP="762F4F2F">
      <w:pPr>
        <w:widowControl w:val="0"/>
        <w:spacing w:line="240" w:lineRule="auto"/>
        <w:rPr>
          <w:sz w:val="24"/>
          <w:szCs w:val="24"/>
        </w:rPr>
      </w:pPr>
      <w:r w:rsidRPr="540ED12E">
        <w:rPr>
          <w:sz w:val="24"/>
          <w:szCs w:val="24"/>
        </w:rPr>
        <w:t>Sistema Automotor</w:t>
      </w:r>
    </w:p>
    <w:p w14:paraId="16839723" w14:textId="78AF7C40" w:rsidR="762F4F2F" w:rsidRDefault="762F4F2F" w:rsidP="762F4F2F">
      <w:pPr>
        <w:widowControl w:val="0"/>
        <w:spacing w:line="240" w:lineRule="auto"/>
        <w:rPr>
          <w:sz w:val="24"/>
          <w:szCs w:val="24"/>
        </w:rPr>
      </w:pPr>
    </w:p>
    <w:p w14:paraId="3D1F9C1F" w14:textId="7821C0C8" w:rsidR="21F0B9BA" w:rsidRDefault="717E2EA4" w:rsidP="762F4F2F">
      <w:pPr>
        <w:widowControl w:val="0"/>
        <w:spacing w:line="240" w:lineRule="auto"/>
        <w:rPr>
          <w:sz w:val="24"/>
          <w:szCs w:val="24"/>
        </w:rPr>
      </w:pPr>
      <w:r w:rsidRPr="0E8F76ED">
        <w:rPr>
          <w:sz w:val="24"/>
          <w:szCs w:val="24"/>
        </w:rPr>
        <w:t>El sistema Automotor se encargará de crear las boletas sin pagar</w:t>
      </w:r>
      <w:r w:rsidR="1501CE7F" w:rsidRPr="0E8F76ED">
        <w:rPr>
          <w:sz w:val="24"/>
          <w:szCs w:val="24"/>
        </w:rPr>
        <w:t xml:space="preserve"> desde el mes en curso hasta fin de año</w:t>
      </w:r>
      <w:r w:rsidRPr="0E8F76ED">
        <w:rPr>
          <w:sz w:val="24"/>
          <w:szCs w:val="24"/>
        </w:rPr>
        <w:t>.</w:t>
      </w:r>
    </w:p>
    <w:p w14:paraId="0B4F6AC8" w14:textId="03D9CC71" w:rsidR="762F4F2F" w:rsidRDefault="762F4F2F" w:rsidP="762F4F2F">
      <w:pPr>
        <w:widowControl w:val="0"/>
        <w:spacing w:line="240" w:lineRule="auto"/>
        <w:rPr>
          <w:sz w:val="24"/>
          <w:szCs w:val="24"/>
        </w:rPr>
      </w:pPr>
    </w:p>
    <w:p w14:paraId="14A5B27F" w14:textId="77777777" w:rsidR="00703779" w:rsidRDefault="00727FC9">
      <w:pPr>
        <w:pStyle w:val="Ttulo2"/>
      </w:pPr>
      <w:bookmarkStart w:id="37" w:name="_Toc171031511"/>
      <w:r>
        <w:lastRenderedPageBreak/>
        <w:t>3</w:t>
      </w:r>
      <w:r w:rsidR="00E13AC0">
        <w:t>.3 Descripción Casos de uso</w:t>
      </w:r>
      <w:bookmarkEnd w:id="37"/>
    </w:p>
    <w:p w14:paraId="0B4020A7" w14:textId="77777777" w:rsidR="00703779" w:rsidRDefault="00703779" w:rsidP="1F33B80C">
      <w:pPr>
        <w:spacing w:line="240" w:lineRule="auto"/>
        <w:jc w:val="both"/>
        <w:rPr>
          <w:i/>
          <w:iCs/>
          <w:sz w:val="20"/>
          <w:szCs w:val="20"/>
        </w:rPr>
      </w:pPr>
    </w:p>
    <w:p w14:paraId="41854878" w14:textId="36D815FA" w:rsidR="1F33B80C" w:rsidRDefault="1F33B80C" w:rsidP="1F33B80C">
      <w:pPr>
        <w:spacing w:line="240" w:lineRule="auto"/>
        <w:jc w:val="both"/>
        <w:rPr>
          <w:i/>
          <w:iCs/>
          <w:sz w:val="20"/>
          <w:szCs w:val="20"/>
        </w:rPr>
      </w:pPr>
    </w:p>
    <w:p w14:paraId="44C9A1B0" w14:textId="411514B3" w:rsidR="00703779" w:rsidRDefault="18005240" w:rsidP="1F33B80C">
      <w:pPr>
        <w:spacing w:line="240" w:lineRule="auto"/>
        <w:jc w:val="both"/>
      </w:pPr>
      <w:r>
        <w:t>3.3</w:t>
      </w:r>
      <w:r w:rsidR="4AB8AC90">
        <w:t>.1</w:t>
      </w:r>
      <w:r w:rsidR="6966AF04">
        <w:t xml:space="preserve"> Visualizar Facturas pagadas</w:t>
      </w:r>
      <w:r w:rsidR="68D6885C">
        <w:t xml:space="preserve"> //</w:t>
      </w:r>
      <w:r w:rsidR="00452C5E">
        <w:tab/>
      </w:r>
    </w:p>
    <w:p w14:paraId="27D179BA" w14:textId="640E881A" w:rsidR="00703779" w:rsidRDefault="00703779" w:rsidP="1F33B80C">
      <w:pPr>
        <w:spacing w:line="240" w:lineRule="auto"/>
        <w:jc w:val="both"/>
      </w:pPr>
    </w:p>
    <w:p w14:paraId="03CE76AE" w14:textId="4CB20899" w:rsidR="689EB88A" w:rsidRDefault="689EB88A" w:rsidP="0E8F76ED">
      <w:pPr>
        <w:spacing w:line="240" w:lineRule="auto"/>
        <w:jc w:val="both"/>
      </w:pPr>
      <w:r>
        <w:t xml:space="preserve">El </w:t>
      </w:r>
      <w:r w:rsidR="64AB5C18">
        <w:t xml:space="preserve">administrador </w:t>
      </w:r>
      <w:r w:rsidR="71F5A40D">
        <w:t>pedirá</w:t>
      </w:r>
      <w:r>
        <w:t xml:space="preserve"> visualizar el pago</w:t>
      </w:r>
      <w:r w:rsidR="58BBFFE3">
        <w:t>,</w:t>
      </w:r>
      <w:r>
        <w:t xml:space="preserve"> con </w:t>
      </w:r>
      <w:r w:rsidR="08D25D1B">
        <w:t>el dominio del vehículo</w:t>
      </w:r>
      <w:r w:rsidR="509B9450">
        <w:t xml:space="preserve"> y un </w:t>
      </w:r>
      <w:r w:rsidR="5D9304F9">
        <w:t>filtro de fechas</w:t>
      </w:r>
      <w:r>
        <w:t xml:space="preserve">. El sistema </w:t>
      </w:r>
      <w:r w:rsidR="72E2319B">
        <w:t>verificará</w:t>
      </w:r>
      <w:r>
        <w:t xml:space="preserve"> si el dominio existe y esta pagado, luego </w:t>
      </w:r>
      <w:r w:rsidR="0041E454">
        <w:t>podrá</w:t>
      </w:r>
      <w:r w:rsidR="213620ED">
        <w:t xml:space="preserve"> extender al caso de uso </w:t>
      </w:r>
      <w:r w:rsidR="75470075">
        <w:t>E</w:t>
      </w:r>
      <w:r w:rsidR="6CE43D1E">
        <w:t xml:space="preserve">xportar </w:t>
      </w:r>
      <w:r w:rsidR="15D590DC">
        <w:t>Facturas</w:t>
      </w:r>
      <w:r w:rsidR="02C8A424">
        <w:t xml:space="preserve"> Pagadas</w:t>
      </w:r>
      <w:r w:rsidR="15D590DC">
        <w:t xml:space="preserve"> </w:t>
      </w:r>
      <w:r w:rsidR="6CE43D1E">
        <w:t xml:space="preserve">o </w:t>
      </w:r>
      <w:r w:rsidR="5E0190B6">
        <w:t>V</w:t>
      </w:r>
      <w:r w:rsidR="6CE43D1E">
        <w:t xml:space="preserve">isualizar el </w:t>
      </w:r>
      <w:r w:rsidR="768C95D3">
        <w:t>C</w:t>
      </w:r>
      <w:r w:rsidR="6CE43D1E">
        <w:t xml:space="preserve">omprobante, o no </w:t>
      </w:r>
      <w:r w:rsidR="1D2C1C30">
        <w:t>hará</w:t>
      </w:r>
      <w:r w:rsidR="6CE43D1E">
        <w:t xml:space="preserve"> nada. Si no existe el dominio, se </w:t>
      </w:r>
      <w:r w:rsidR="2908D310">
        <w:t>mostrará</w:t>
      </w:r>
      <w:r w:rsidR="6CE43D1E">
        <w:t xml:space="preserve"> un mensaje</w:t>
      </w:r>
      <w:r w:rsidR="443AE6E8">
        <w:t xml:space="preserve"> de error</w:t>
      </w:r>
      <w:r w:rsidR="6CE43D1E">
        <w:t>.</w:t>
      </w:r>
    </w:p>
    <w:p w14:paraId="4709A5CB" w14:textId="7970BF47" w:rsidR="0E8F76ED" w:rsidRDefault="0E8F76ED" w:rsidP="0E8F76ED">
      <w:pPr>
        <w:spacing w:line="240" w:lineRule="auto"/>
        <w:jc w:val="both"/>
      </w:pPr>
    </w:p>
    <w:p w14:paraId="2D03E87A" w14:textId="02AC4C47" w:rsidR="0E8F76ED" w:rsidRDefault="0E8F76ED" w:rsidP="0E8F76ED">
      <w:pPr>
        <w:spacing w:line="240" w:lineRule="auto"/>
        <w:jc w:val="both"/>
      </w:pPr>
    </w:p>
    <w:p w14:paraId="66E57C30" w14:textId="5FAEE4C8" w:rsidR="00703779" w:rsidRDefault="0114309C" w:rsidP="1F33B80C">
      <w:pPr>
        <w:spacing w:line="240" w:lineRule="auto"/>
        <w:jc w:val="both"/>
      </w:pPr>
      <w:r>
        <w:t>3.3</w:t>
      </w:r>
      <w:r w:rsidR="5F7693C0">
        <w:t xml:space="preserve">.2 Visualizar </w:t>
      </w:r>
      <w:r w:rsidR="18FACDC4">
        <w:t>Facturas impagas</w:t>
      </w:r>
      <w:r w:rsidR="4065E0A9">
        <w:t xml:space="preserve"> //</w:t>
      </w:r>
    </w:p>
    <w:p w14:paraId="29C080BC" w14:textId="0037FE92" w:rsidR="00703779" w:rsidRDefault="00703779" w:rsidP="1F33B80C">
      <w:pPr>
        <w:spacing w:line="240" w:lineRule="auto"/>
        <w:jc w:val="both"/>
      </w:pPr>
    </w:p>
    <w:p w14:paraId="6FBE59EA" w14:textId="3418F46C" w:rsidR="00703779" w:rsidRDefault="5F7693C0" w:rsidP="1F33B80C">
      <w:pPr>
        <w:spacing w:line="240" w:lineRule="auto"/>
        <w:jc w:val="both"/>
      </w:pPr>
      <w:r>
        <w:t xml:space="preserve">El </w:t>
      </w:r>
      <w:r w:rsidR="3FB46032">
        <w:t xml:space="preserve">administrador </w:t>
      </w:r>
      <w:r w:rsidR="2A16AC00">
        <w:t>pedirá</w:t>
      </w:r>
      <w:r>
        <w:t xml:space="preserve"> visualizar </w:t>
      </w:r>
      <w:r w:rsidR="083F0689">
        <w:t>las facturas impagas</w:t>
      </w:r>
      <w:r w:rsidR="387503CA">
        <w:t>,</w:t>
      </w:r>
      <w:r>
        <w:t xml:space="preserve"> </w:t>
      </w:r>
      <w:r w:rsidR="7F419156">
        <w:t>con el dominio del</w:t>
      </w:r>
      <w:r w:rsidR="4AB681F2">
        <w:t xml:space="preserve"> </w:t>
      </w:r>
      <w:r w:rsidR="378EE4C3">
        <w:t>vehículo</w:t>
      </w:r>
      <w:r w:rsidR="0CE49EB5">
        <w:t xml:space="preserve"> y un filtro de fechas</w:t>
      </w:r>
      <w:r w:rsidR="55A286F9">
        <w:t>.</w:t>
      </w:r>
      <w:r>
        <w:t xml:space="preserve"> </w:t>
      </w:r>
      <w:r w:rsidR="515211D4">
        <w:t>E</w:t>
      </w:r>
      <w:r w:rsidR="71B8E146">
        <w:t xml:space="preserve">l sistema </w:t>
      </w:r>
      <w:r w:rsidR="4E78A827">
        <w:t>verificará</w:t>
      </w:r>
      <w:r w:rsidR="2A88510B">
        <w:t xml:space="preserve"> </w:t>
      </w:r>
      <w:r w:rsidR="1E7292EB">
        <w:t>si el dominio existe y</w:t>
      </w:r>
      <w:r w:rsidR="0C497256">
        <w:t xml:space="preserve"> si</w:t>
      </w:r>
      <w:r w:rsidR="1E7292EB">
        <w:t xml:space="preserve"> esta pagado, luego </w:t>
      </w:r>
      <w:r w:rsidR="4F4F8F58">
        <w:t>podrá</w:t>
      </w:r>
      <w:r w:rsidR="1E7292EB">
        <w:t xml:space="preserve"> </w:t>
      </w:r>
      <w:r w:rsidR="6B7DAD6B">
        <w:t>extenderse al caso de uso Realizar Pago si es que lo desea. Si no existe el dominio, se mostrar un mensaje</w:t>
      </w:r>
      <w:r w:rsidR="1419A92D">
        <w:t xml:space="preserve"> de error</w:t>
      </w:r>
      <w:r w:rsidR="6B7DAD6B">
        <w:t>.</w:t>
      </w:r>
    </w:p>
    <w:p w14:paraId="343C548E" w14:textId="39FA45FE" w:rsidR="0E8F76ED" w:rsidRDefault="0E8F76ED" w:rsidP="0E8F76ED">
      <w:pPr>
        <w:spacing w:line="240" w:lineRule="auto"/>
        <w:jc w:val="both"/>
      </w:pPr>
    </w:p>
    <w:p w14:paraId="2FAAED34" w14:textId="2DD82D90" w:rsidR="00703779" w:rsidRDefault="00703779" w:rsidP="1F33B80C">
      <w:pPr>
        <w:spacing w:line="240" w:lineRule="auto"/>
        <w:jc w:val="both"/>
      </w:pPr>
    </w:p>
    <w:p w14:paraId="72469CBA" w14:textId="20E02857" w:rsidR="00703779" w:rsidRDefault="36A7E71F" w:rsidP="1F33B80C">
      <w:pPr>
        <w:spacing w:line="240" w:lineRule="auto"/>
        <w:jc w:val="both"/>
      </w:pPr>
      <w:r>
        <w:t>3.3</w:t>
      </w:r>
      <w:r w:rsidR="1E7292EB">
        <w:t>.3 Eliminar automotor</w:t>
      </w:r>
    </w:p>
    <w:p w14:paraId="5200B14E" w14:textId="48C10C06" w:rsidR="00703779" w:rsidRDefault="00703779" w:rsidP="1F33B80C">
      <w:pPr>
        <w:spacing w:line="240" w:lineRule="auto"/>
        <w:jc w:val="both"/>
      </w:pPr>
    </w:p>
    <w:p w14:paraId="7F7C8005" w14:textId="580E2F0E" w:rsidR="05FED01A" w:rsidRDefault="05FED01A" w:rsidP="5D08E63E">
      <w:pPr>
        <w:spacing w:line="240" w:lineRule="auto"/>
        <w:jc w:val="both"/>
      </w:pPr>
      <w:r>
        <w:t xml:space="preserve">El </w:t>
      </w:r>
      <w:r w:rsidR="1E7DF533">
        <w:t xml:space="preserve">Administrador </w:t>
      </w:r>
      <w:r>
        <w:t>realiza el caso de uso eliminar motor incluyendo e</w:t>
      </w:r>
      <w:r w:rsidR="77E416B4">
        <w:t xml:space="preserve">l dominio del automotor y el </w:t>
      </w:r>
      <w:r w:rsidR="519501CA">
        <w:t>DNI</w:t>
      </w:r>
      <w:r w:rsidR="77E416B4">
        <w:t xml:space="preserve"> del titular</w:t>
      </w:r>
      <w:r>
        <w:t xml:space="preserve">, el sistema </w:t>
      </w:r>
      <w:r w:rsidR="2169759A">
        <w:t>verificará</w:t>
      </w:r>
      <w:r>
        <w:t xml:space="preserve"> que este automotor exista, luego </w:t>
      </w:r>
      <w:r w:rsidR="4E6432F0">
        <w:t>podrá</w:t>
      </w:r>
      <w:r>
        <w:t xml:space="preserve"> eliminar el automotor.</w:t>
      </w:r>
      <w:r w:rsidR="2C9267F6">
        <w:t xml:space="preserve"> En caso de que no exista el automotor se mostrara un mensaje</w:t>
      </w:r>
      <w:r w:rsidR="4E961A9D">
        <w:t xml:space="preserve"> de error</w:t>
      </w:r>
      <w:r w:rsidR="2C9267F6">
        <w:t>.</w:t>
      </w:r>
    </w:p>
    <w:p w14:paraId="47AC6F3F" w14:textId="231694C8" w:rsidR="0E8F76ED" w:rsidRDefault="0E8F76ED" w:rsidP="0E8F76ED">
      <w:pPr>
        <w:spacing w:line="240" w:lineRule="auto"/>
        <w:jc w:val="both"/>
      </w:pPr>
    </w:p>
    <w:p w14:paraId="24BB5715" w14:textId="27A59E6A" w:rsidR="00703779" w:rsidRDefault="00703779" w:rsidP="1F33B80C">
      <w:pPr>
        <w:spacing w:line="240" w:lineRule="auto"/>
        <w:jc w:val="both"/>
      </w:pPr>
    </w:p>
    <w:p w14:paraId="221464BD" w14:textId="72F5E2C7" w:rsidR="00703779" w:rsidRDefault="6DB6763D" w:rsidP="1F33B80C">
      <w:pPr>
        <w:spacing w:line="240" w:lineRule="auto"/>
        <w:jc w:val="both"/>
      </w:pPr>
      <w:r>
        <w:t>3.3.4</w:t>
      </w:r>
      <w:r w:rsidR="2C9267F6">
        <w:t xml:space="preserve"> </w:t>
      </w:r>
      <w:r w:rsidR="46E2B5B2">
        <w:t>Agregar</w:t>
      </w:r>
      <w:r w:rsidR="6A7FF144">
        <w:t xml:space="preserve"> Automotor</w:t>
      </w:r>
    </w:p>
    <w:p w14:paraId="0553A8D7" w14:textId="2E22FF02" w:rsidR="00703779" w:rsidRDefault="00703779" w:rsidP="1F33B80C">
      <w:pPr>
        <w:spacing w:line="240" w:lineRule="auto"/>
        <w:jc w:val="both"/>
      </w:pPr>
    </w:p>
    <w:p w14:paraId="5FDFF204" w14:textId="4062274C" w:rsidR="3A84FE78" w:rsidRDefault="3A84FE78" w:rsidP="0E8F76ED">
      <w:pPr>
        <w:spacing w:line="240" w:lineRule="auto"/>
        <w:jc w:val="both"/>
      </w:pPr>
      <w:r>
        <w:t xml:space="preserve">El </w:t>
      </w:r>
      <w:r w:rsidR="4820EBA1">
        <w:t xml:space="preserve">Administrador </w:t>
      </w:r>
      <w:r>
        <w:t xml:space="preserve">realiza el caso de uso ingresar automotor incluyendo los datos del cliente, el sistema </w:t>
      </w:r>
      <w:r w:rsidR="343BD036">
        <w:t>verificará</w:t>
      </w:r>
      <w:r>
        <w:t xml:space="preserve"> </w:t>
      </w:r>
      <w:r w:rsidR="6863F090">
        <w:t xml:space="preserve">que la patente este a nombre del titular ingresado y que esta patente </w:t>
      </w:r>
      <w:r w:rsidR="3099FE9E">
        <w:t>también</w:t>
      </w:r>
      <w:r w:rsidR="6863F090">
        <w:t xml:space="preserve"> exista, luego </w:t>
      </w:r>
      <w:r w:rsidR="74E4847F">
        <w:t>podrá</w:t>
      </w:r>
      <w:r w:rsidR="6863F090">
        <w:t xml:space="preserve"> ingresar el automotor. </w:t>
      </w:r>
      <w:r w:rsidR="0CCACC65">
        <w:t>Si no existe la patente del automotor, se le mostrará un mensaje.</w:t>
      </w:r>
      <w:r w:rsidR="1FFF0F39">
        <w:t xml:space="preserve"> Si los datos del motor son correctos se </w:t>
      </w:r>
      <w:r w:rsidR="62072D02">
        <w:t>llamará</w:t>
      </w:r>
      <w:r w:rsidR="1FFF0F39">
        <w:t xml:space="preserve"> </w:t>
      </w:r>
      <w:r w:rsidR="3FAF449C">
        <w:t>al</w:t>
      </w:r>
      <w:r w:rsidR="1FFF0F39">
        <w:t xml:space="preserve"> caso de uso </w:t>
      </w:r>
      <w:r w:rsidR="2BEE829C">
        <w:t>incluido</w:t>
      </w:r>
      <w:r w:rsidR="1FFF0F39">
        <w:t xml:space="preserve"> "Generar Factura"</w:t>
      </w:r>
      <w:r w:rsidR="35485680">
        <w:t>.</w:t>
      </w:r>
    </w:p>
    <w:p w14:paraId="074A661B" w14:textId="7F8A6A13" w:rsidR="0E8F76ED" w:rsidRDefault="0E8F76ED" w:rsidP="0E8F76ED">
      <w:pPr>
        <w:spacing w:line="240" w:lineRule="auto"/>
        <w:jc w:val="both"/>
      </w:pPr>
    </w:p>
    <w:p w14:paraId="15F5B2CF" w14:textId="62B32810" w:rsidR="00703779" w:rsidRDefault="072A6E5C" w:rsidP="1F33B80C">
      <w:pPr>
        <w:spacing w:line="240" w:lineRule="auto"/>
        <w:jc w:val="both"/>
      </w:pPr>
      <w:r>
        <w:t>3.3.5</w:t>
      </w:r>
      <w:r w:rsidR="37B1E625">
        <w:t xml:space="preserve"> Modificar automotor</w:t>
      </w:r>
    </w:p>
    <w:p w14:paraId="24BF3343" w14:textId="37B0BB7B" w:rsidR="00703779" w:rsidRDefault="00703779" w:rsidP="1F33B80C">
      <w:pPr>
        <w:spacing w:line="240" w:lineRule="auto"/>
        <w:jc w:val="both"/>
      </w:pPr>
    </w:p>
    <w:p w14:paraId="37748499" w14:textId="2C30AF62" w:rsidR="00703779" w:rsidRDefault="6FF86509" w:rsidP="1F33B80C">
      <w:pPr>
        <w:spacing w:line="240" w:lineRule="auto"/>
        <w:jc w:val="both"/>
      </w:pPr>
      <w:r>
        <w:t xml:space="preserve">El </w:t>
      </w:r>
      <w:r w:rsidR="073BD5A7">
        <w:t xml:space="preserve">Administrador </w:t>
      </w:r>
      <w:r>
        <w:t xml:space="preserve">realiza el caso de uso modificar automotor incluyendo los datos del cliente y el nuevo usuario del automotor, el sistema </w:t>
      </w:r>
      <w:r w:rsidR="3098D4D5">
        <w:t>verificará</w:t>
      </w:r>
      <w:r>
        <w:t xml:space="preserve"> que este automotor</w:t>
      </w:r>
      <w:r w:rsidR="26E1AAEE">
        <w:t xml:space="preserve"> y los datos del cliente sean correctos, luego </w:t>
      </w:r>
      <w:r w:rsidR="3FD2EB1A">
        <w:t>podrá</w:t>
      </w:r>
      <w:r w:rsidR="26E1AAEE">
        <w:t xml:space="preserve"> modificar el automotor deseado. </w:t>
      </w:r>
      <w:r w:rsidR="3B01BCE1">
        <w:t>Si la patente no existe, se le mostrará un mensaje.</w:t>
      </w:r>
    </w:p>
    <w:p w14:paraId="3200EAC3" w14:textId="59BE56C3" w:rsidR="00703779" w:rsidRDefault="00703779" w:rsidP="1F33B80C">
      <w:pPr>
        <w:spacing w:line="240" w:lineRule="auto"/>
        <w:jc w:val="both"/>
      </w:pPr>
    </w:p>
    <w:p w14:paraId="7BBEBC94" w14:textId="07481100" w:rsidR="00703779" w:rsidRDefault="5AA195C9" w:rsidP="1F33B80C">
      <w:pPr>
        <w:spacing w:line="240" w:lineRule="auto"/>
        <w:jc w:val="both"/>
      </w:pPr>
      <w:r>
        <w:t>3.3</w:t>
      </w:r>
      <w:r w:rsidR="37B1E625">
        <w:t>.6 Exportar</w:t>
      </w:r>
      <w:r w:rsidR="3C2E0A05">
        <w:t xml:space="preserve"> Facturas </w:t>
      </w:r>
      <w:r w:rsidR="302E0639">
        <w:t>P</w:t>
      </w:r>
      <w:r w:rsidR="3C2E0A05">
        <w:t>agadas</w:t>
      </w:r>
    </w:p>
    <w:p w14:paraId="3F8CFBCE" w14:textId="6C04643B" w:rsidR="0E8F76ED" w:rsidRDefault="0E8F76ED" w:rsidP="0E8F76ED">
      <w:pPr>
        <w:spacing w:line="240" w:lineRule="auto"/>
        <w:jc w:val="both"/>
      </w:pPr>
    </w:p>
    <w:p w14:paraId="6CA663EF" w14:textId="47031FE3" w:rsidR="00703779" w:rsidRDefault="514927EA" w:rsidP="1F33B80C">
      <w:pPr>
        <w:spacing w:line="240" w:lineRule="auto"/>
        <w:jc w:val="both"/>
      </w:pPr>
      <w:r>
        <w:t xml:space="preserve">El </w:t>
      </w:r>
      <w:r w:rsidR="569F3E64">
        <w:t xml:space="preserve">Cliente </w:t>
      </w:r>
      <w:r>
        <w:t>realiza el caso de uso Exportar</w:t>
      </w:r>
      <w:r w:rsidR="16B0458F">
        <w:t xml:space="preserve"> </w:t>
      </w:r>
      <w:r w:rsidR="125F20F7">
        <w:t>Facturas Pagadas</w:t>
      </w:r>
      <w:r>
        <w:t>, el sistema tomara las patentes y los pagos ligados esta misma y los exp</w:t>
      </w:r>
      <w:r w:rsidR="48504CBD">
        <w:t>ortara a un ar</w:t>
      </w:r>
      <w:r w:rsidR="146B30AE">
        <w:t>c</w:t>
      </w:r>
      <w:r w:rsidR="48504CBD">
        <w:t xml:space="preserve">hivo xls. </w:t>
      </w:r>
    </w:p>
    <w:p w14:paraId="282E6EB7" w14:textId="2E680F47" w:rsidR="0E8F76ED" w:rsidRDefault="0E8F76ED" w:rsidP="0E8F76ED">
      <w:pPr>
        <w:spacing w:line="240" w:lineRule="auto"/>
        <w:jc w:val="both"/>
      </w:pPr>
    </w:p>
    <w:p w14:paraId="14282B34" w14:textId="0B4D47BA" w:rsidR="00703779" w:rsidRDefault="00703779" w:rsidP="1F33B80C">
      <w:pPr>
        <w:spacing w:line="240" w:lineRule="auto"/>
        <w:jc w:val="both"/>
      </w:pPr>
    </w:p>
    <w:p w14:paraId="4D7FB4ED" w14:textId="7EDE538E" w:rsidR="00703779" w:rsidRDefault="73D12D51" w:rsidP="1F33B80C">
      <w:pPr>
        <w:spacing w:line="240" w:lineRule="auto"/>
        <w:jc w:val="both"/>
      </w:pPr>
      <w:r>
        <w:t>3.3</w:t>
      </w:r>
      <w:r w:rsidR="37B1E625">
        <w:t>.</w:t>
      </w:r>
      <w:r w:rsidR="005232EF">
        <w:t>7</w:t>
      </w:r>
      <w:r w:rsidR="37B1E625">
        <w:t xml:space="preserve"> </w:t>
      </w:r>
      <w:r w:rsidR="5669226F">
        <w:t>Listar Recaudación</w:t>
      </w:r>
      <w:r w:rsidR="3EAE942B">
        <w:t xml:space="preserve"> por Municipio</w:t>
      </w:r>
    </w:p>
    <w:p w14:paraId="412A4DA4" w14:textId="01FD3D68" w:rsidR="0E8F76ED" w:rsidRDefault="0E8F76ED" w:rsidP="0E8F76ED">
      <w:pPr>
        <w:spacing w:line="240" w:lineRule="auto"/>
        <w:jc w:val="both"/>
      </w:pPr>
    </w:p>
    <w:p w14:paraId="2A8E88AC" w14:textId="792E4FF0" w:rsidR="00703779" w:rsidRDefault="65F40FB7" w:rsidP="1F33B80C">
      <w:pPr>
        <w:spacing w:line="240" w:lineRule="auto"/>
        <w:jc w:val="both"/>
      </w:pPr>
      <w:r>
        <w:lastRenderedPageBreak/>
        <w:t xml:space="preserve">El </w:t>
      </w:r>
      <w:r w:rsidR="47571D77">
        <w:t xml:space="preserve">Administrador </w:t>
      </w:r>
      <w:r>
        <w:t>realiza el caso de uso listar recaudación</w:t>
      </w:r>
      <w:r w:rsidR="468B6FE2">
        <w:t xml:space="preserve">, el sistema mostrara por pantalla </w:t>
      </w:r>
      <w:r w:rsidR="38E31F4D">
        <w:t>el nombre del municipio y la recaudación en pesos argentinos</w:t>
      </w:r>
      <w:r w:rsidR="468B6FE2">
        <w:t>.</w:t>
      </w:r>
    </w:p>
    <w:p w14:paraId="723E835D" w14:textId="32F1DD8D" w:rsidR="0E8F76ED" w:rsidRDefault="0E8F76ED" w:rsidP="0E8F76ED">
      <w:pPr>
        <w:spacing w:line="240" w:lineRule="auto"/>
        <w:jc w:val="both"/>
      </w:pPr>
    </w:p>
    <w:p w14:paraId="19EACDC5" w14:textId="60E9F41E" w:rsidR="00703779" w:rsidRDefault="00703779" w:rsidP="1F33B80C">
      <w:pPr>
        <w:spacing w:line="240" w:lineRule="auto"/>
        <w:jc w:val="both"/>
      </w:pPr>
    </w:p>
    <w:p w14:paraId="66156941" w14:textId="0D98B1E1" w:rsidR="23175844" w:rsidRDefault="23175844" w:rsidP="0E8F76ED">
      <w:pPr>
        <w:spacing w:line="240" w:lineRule="auto"/>
        <w:jc w:val="both"/>
      </w:pPr>
      <w:r>
        <w:t>3.3</w:t>
      </w:r>
      <w:r w:rsidR="53796D07">
        <w:t>.</w:t>
      </w:r>
      <w:r w:rsidR="34F37411">
        <w:t>8</w:t>
      </w:r>
      <w:r w:rsidR="53796D07">
        <w:t xml:space="preserve"> Listar Automotores</w:t>
      </w:r>
      <w:r w:rsidR="065096B2">
        <w:t xml:space="preserve"> </w:t>
      </w:r>
      <w:r w:rsidR="51D8B680">
        <w:t>con Deuda</w:t>
      </w:r>
    </w:p>
    <w:p w14:paraId="5513048B" w14:textId="37969F85" w:rsidR="0E8F76ED" w:rsidRDefault="0E8F76ED" w:rsidP="0E8F76ED">
      <w:pPr>
        <w:spacing w:line="240" w:lineRule="auto"/>
        <w:jc w:val="both"/>
      </w:pPr>
    </w:p>
    <w:p w14:paraId="1223BB83" w14:textId="53753F59" w:rsidR="181AE29A" w:rsidRDefault="4DFD39AC" w:rsidP="762F4F2F">
      <w:pPr>
        <w:spacing w:line="240" w:lineRule="auto"/>
        <w:jc w:val="both"/>
      </w:pPr>
      <w:r>
        <w:t xml:space="preserve">El </w:t>
      </w:r>
      <w:r w:rsidR="1C3D1C79">
        <w:t xml:space="preserve">Administrador </w:t>
      </w:r>
      <w:r>
        <w:t>realiza el caso de uso listar automotores</w:t>
      </w:r>
      <w:r w:rsidR="78677116">
        <w:t xml:space="preserve"> </w:t>
      </w:r>
      <w:r w:rsidR="01A603C1">
        <w:t>con deuda</w:t>
      </w:r>
      <w:r>
        <w:t>,</w:t>
      </w:r>
      <w:r w:rsidR="6D036B79">
        <w:t xml:space="preserve"> </w:t>
      </w:r>
      <w:r>
        <w:t>el sistema mostrara por pantalla la</w:t>
      </w:r>
      <w:r w:rsidR="2E06A617">
        <w:t xml:space="preserve"> cantidad de automotores con deuda, el porcentaje total de los automotores con deuda, la cantidad de pesos argentinos adeudados por todos los automotores en el sistema</w:t>
      </w:r>
      <w:r w:rsidR="4254ED55">
        <w:t>.</w:t>
      </w:r>
      <w:r w:rsidR="43838018">
        <w:t xml:space="preserve"> Luego podrá consultar la desde de un automotor en particular ingresando su dominio.</w:t>
      </w:r>
    </w:p>
    <w:p w14:paraId="38DD0FD3" w14:textId="1BA22099" w:rsidR="762F4F2F" w:rsidRDefault="762F4F2F" w:rsidP="762F4F2F">
      <w:pPr>
        <w:spacing w:line="240" w:lineRule="auto"/>
        <w:jc w:val="both"/>
      </w:pPr>
    </w:p>
    <w:p w14:paraId="156CB9C6" w14:textId="72488E14" w:rsidR="0E8F76ED" w:rsidRDefault="0E8F76ED" w:rsidP="0E8F76ED">
      <w:pPr>
        <w:spacing w:line="240" w:lineRule="auto"/>
        <w:jc w:val="both"/>
      </w:pPr>
    </w:p>
    <w:p w14:paraId="3804254A" w14:textId="01818B21" w:rsidR="762F4F2F" w:rsidRDefault="580D28D0" w:rsidP="762F4F2F">
      <w:pPr>
        <w:spacing w:line="240" w:lineRule="auto"/>
        <w:jc w:val="both"/>
      </w:pPr>
      <w:r>
        <w:t>3.3</w:t>
      </w:r>
      <w:r w:rsidR="6FCC71BB">
        <w:t xml:space="preserve">.9 </w:t>
      </w:r>
      <w:r w:rsidR="25469D67">
        <w:t>Gestión</w:t>
      </w:r>
      <w:r w:rsidR="3698226E">
        <w:t xml:space="preserve"> Automotores</w:t>
      </w:r>
    </w:p>
    <w:p w14:paraId="01F1181F" w14:textId="6F2EAF94" w:rsidR="00703779" w:rsidRDefault="00703779" w:rsidP="1F33B80C">
      <w:pPr>
        <w:spacing w:line="240" w:lineRule="auto"/>
        <w:jc w:val="both"/>
      </w:pPr>
    </w:p>
    <w:p w14:paraId="2A1F701D" w14:textId="67AB0027" w:rsidR="00703779" w:rsidRDefault="304A638B" w:rsidP="0E8F76ED">
      <w:pPr>
        <w:spacing w:line="240" w:lineRule="auto"/>
        <w:jc w:val="both"/>
      </w:pPr>
      <w:r>
        <w:t xml:space="preserve">El </w:t>
      </w:r>
      <w:r w:rsidR="65424F40">
        <w:t xml:space="preserve">Administrador </w:t>
      </w:r>
      <w:r>
        <w:t xml:space="preserve">realiza el caso de uso Gestionar automotores, el sistema </w:t>
      </w:r>
      <w:r w:rsidR="7BD63980">
        <w:t xml:space="preserve">le </w:t>
      </w:r>
      <w:r w:rsidR="3E25BB40">
        <w:t>mostrará</w:t>
      </w:r>
      <w:r w:rsidR="7BD63980">
        <w:t xml:space="preserve"> </w:t>
      </w:r>
      <w:r w:rsidR="7ADE9B5E">
        <w:t xml:space="preserve">un </w:t>
      </w:r>
      <w:r w:rsidR="501ECB48">
        <w:t>menú</w:t>
      </w:r>
      <w:r w:rsidR="722ED65E">
        <w:t xml:space="preserve"> donde </w:t>
      </w:r>
      <w:r w:rsidR="35E7A627">
        <w:t>podrá</w:t>
      </w:r>
      <w:r w:rsidR="722ED65E">
        <w:t xml:space="preserve"> el usuario elegir si extenderse a los casos de uso "</w:t>
      </w:r>
      <w:r w:rsidR="32471893">
        <w:t xml:space="preserve">Agregar </w:t>
      </w:r>
      <w:r w:rsidR="722ED65E">
        <w:t>automotor", "Modificar automotor"</w:t>
      </w:r>
      <w:r w:rsidR="2309E615">
        <w:t xml:space="preserve">, </w:t>
      </w:r>
      <w:r w:rsidR="722ED65E">
        <w:t>"Eliminar automotor"</w:t>
      </w:r>
      <w:r w:rsidR="67819085">
        <w:t xml:space="preserve"> y “Consultar Automotor”</w:t>
      </w:r>
      <w:r w:rsidR="722ED65E">
        <w:t xml:space="preserve">, </w:t>
      </w:r>
      <w:r w:rsidR="094ACF0D">
        <w:t>también</w:t>
      </w:r>
      <w:r w:rsidR="7063113A">
        <w:t xml:space="preserve"> </w:t>
      </w:r>
      <w:r w:rsidR="5055FC08">
        <w:t>podrá</w:t>
      </w:r>
      <w:r w:rsidR="7063113A">
        <w:t xml:space="preserve"> elegir no extenderse a ninguno de los anteriores mencionados.</w:t>
      </w:r>
      <w:r w:rsidR="7ADE9B5E">
        <w:t xml:space="preserve"> </w:t>
      </w:r>
    </w:p>
    <w:p w14:paraId="03EFCA41" w14:textId="77777777" w:rsidR="00703779" w:rsidRDefault="00703779"/>
    <w:p w14:paraId="2B36145A" w14:textId="529E6D05" w:rsidR="7080EFB3" w:rsidRDefault="7080EFB3" w:rsidP="0E8F76ED">
      <w:r>
        <w:t>3.3.10 Generar Factura</w:t>
      </w:r>
    </w:p>
    <w:p w14:paraId="4B2F54A1" w14:textId="0396DADC" w:rsidR="0E8F76ED" w:rsidRDefault="0E8F76ED" w:rsidP="0E8F76ED"/>
    <w:p w14:paraId="678D8B2A" w14:textId="6F6CEAA9" w:rsidR="3C19A238" w:rsidRDefault="3C19A238" w:rsidP="0E8F76ED">
      <w:r>
        <w:t xml:space="preserve">El sistema realiza el caso de uso Generar factura, solo si </w:t>
      </w:r>
      <w:r w:rsidR="0EDDD033">
        <w:t xml:space="preserve">se ejecuta el caso de uso "Ingresar automotor". Se genera facturas desde el mes </w:t>
      </w:r>
      <w:r w:rsidR="76DD05CF">
        <w:t>que ocurre</w:t>
      </w:r>
      <w:r w:rsidR="0EDDD033">
        <w:t xml:space="preserve"> hasta</w:t>
      </w:r>
      <w:r w:rsidR="33ACC4AB">
        <w:t xml:space="preserve"> el</w:t>
      </w:r>
      <w:r w:rsidR="0EDDD033">
        <w:t xml:space="preserve"> fin de año.</w:t>
      </w:r>
    </w:p>
    <w:p w14:paraId="03DDCD7E" w14:textId="59DD6119" w:rsidR="0E8F76ED" w:rsidRDefault="0E8F76ED" w:rsidP="0E8F76ED"/>
    <w:p w14:paraId="2D4B7A71" w14:textId="1C6DB2BA" w:rsidR="0E8F76ED" w:rsidRDefault="0E8F76ED" w:rsidP="0E8F76ED"/>
    <w:p w14:paraId="6E12C660" w14:textId="601C0978" w:rsidR="1F81313C" w:rsidRDefault="1F81313C" w:rsidP="0E8F76ED">
      <w:r>
        <w:t>3.3.11 Visualizar comprobante</w:t>
      </w:r>
    </w:p>
    <w:p w14:paraId="687CF0E7" w14:textId="488EEAB2" w:rsidR="0E8F76ED" w:rsidRDefault="0E8F76ED" w:rsidP="0E8F76ED"/>
    <w:p w14:paraId="79D7B1E8" w14:textId="3CA79526" w:rsidR="6DED8766" w:rsidRDefault="6DED8766" w:rsidP="0E8F76ED">
      <w:r>
        <w:t xml:space="preserve">El Cliente </w:t>
      </w:r>
      <w:r w:rsidR="79517038">
        <w:t>seleccionara la factura que querrá visualizar y el sistema le mostrara todos los detalles de la factura selecciona</w:t>
      </w:r>
      <w:r w:rsidR="3BEE9DC2">
        <w:t>da.</w:t>
      </w:r>
    </w:p>
    <w:p w14:paraId="4A04D6B2" w14:textId="65147F10" w:rsidR="6DED8766" w:rsidRDefault="6DED8766" w:rsidP="0E8F76ED">
      <w:r>
        <w:t xml:space="preserve"> </w:t>
      </w:r>
    </w:p>
    <w:p w14:paraId="483FAC1D" w14:textId="6846AF1F" w:rsidR="6F8EFE36" w:rsidRDefault="6F8EFE36" w:rsidP="0E8F76ED">
      <w:r>
        <w:t>3.3.12 Realizar pago</w:t>
      </w:r>
    </w:p>
    <w:p w14:paraId="1C8AB1B0" w14:textId="29AA6F4A" w:rsidR="0E8F76ED" w:rsidRDefault="0E8F76ED" w:rsidP="0E8F76ED"/>
    <w:p w14:paraId="37AE0EE4" w14:textId="46B7A13B" w:rsidR="6D42AA6D" w:rsidRDefault="6D42AA6D" w:rsidP="0E8F76ED">
      <w:r>
        <w:t xml:space="preserve">El cliente </w:t>
      </w:r>
      <w:r w:rsidR="3B6F7385">
        <w:t xml:space="preserve">inicia </w:t>
      </w:r>
      <w:r>
        <w:t xml:space="preserve">el caso de uso Realizar pago </w:t>
      </w:r>
      <w:r w:rsidR="6DDB68CC">
        <w:t>para alguna factura impaga.</w:t>
      </w:r>
      <w:r w:rsidR="03D76F9F">
        <w:t xml:space="preserve"> El sistema muestra un mensaje para confirmar el pago. El cliente confirma el pago.</w:t>
      </w:r>
    </w:p>
    <w:p w14:paraId="489875DC" w14:textId="5D640112" w:rsidR="0E8F76ED" w:rsidRDefault="0E8F76ED" w:rsidP="0E8F76ED"/>
    <w:p w14:paraId="77B243B9" w14:textId="696AF96E" w:rsidR="73161206" w:rsidRDefault="73161206" w:rsidP="5D08E63E">
      <w:r>
        <w:t>3.3.13 Consultar.</w:t>
      </w:r>
    </w:p>
    <w:p w14:paraId="117B6A6E" w14:textId="0545CAB7" w:rsidR="5D08E63E" w:rsidRDefault="5D08E63E" w:rsidP="5D08E63E"/>
    <w:p w14:paraId="6AA5F02A" w14:textId="4453335F" w:rsidR="73161206" w:rsidRDefault="73161206" w:rsidP="5D08E63E">
      <w:r>
        <w:t xml:space="preserve">El cliente inicia el caso de uso Consultar </w:t>
      </w:r>
      <w:r w:rsidR="4E6ACEB1">
        <w:t xml:space="preserve">ingresando el dominio para visualizar los datos del automotor (dominio, DNI Titular, Marca, Modelo, Año y Municipio) o </w:t>
      </w:r>
      <w:r w:rsidR="509E36F5">
        <w:t>podrá</w:t>
      </w:r>
      <w:r w:rsidR="4E6ACEB1">
        <w:t xml:space="preserve"> ingresar el DNI para visualizar los datos de un Titular (DNI, nombre,</w:t>
      </w:r>
      <w:r w:rsidR="065B5B27">
        <w:t xml:space="preserve"> apellido</w:t>
      </w:r>
      <w:r w:rsidR="4E6ACEB1">
        <w:t>)</w:t>
      </w:r>
      <w:r w:rsidR="7A3B86AB">
        <w:t xml:space="preserve">, si cualquiera de estos casos se intenta utilizar con un dominio/DNI </w:t>
      </w:r>
      <w:r w:rsidR="1F77082D">
        <w:t>vacío</w:t>
      </w:r>
      <w:r w:rsidR="7A3B86AB">
        <w:t xml:space="preserve">, el sistema </w:t>
      </w:r>
      <w:r w:rsidR="61FD6990">
        <w:t>abortará</w:t>
      </w:r>
      <w:r w:rsidR="7A3B86AB">
        <w:t xml:space="preserve"> la funcionalidad con un mensaje de error.</w:t>
      </w:r>
    </w:p>
    <w:p w14:paraId="6F0B8FD4" w14:textId="4BF2EA41" w:rsidR="0E8F76ED" w:rsidRDefault="0E8F76ED" w:rsidP="0E8F76ED"/>
    <w:p w14:paraId="0D1FAD02" w14:textId="0A0F7570" w:rsidR="0E8F76ED" w:rsidRDefault="0E8F76ED" w:rsidP="0E8F76ED"/>
    <w:p w14:paraId="047A90C7" w14:textId="77777777" w:rsidR="00703779" w:rsidRDefault="00727FC9">
      <w:pPr>
        <w:pStyle w:val="Ttulo1"/>
        <w:spacing w:before="60"/>
        <w:ind w:firstLine="708"/>
        <w:jc w:val="right"/>
      </w:pPr>
      <w:bookmarkStart w:id="38" w:name="_Toc171031512"/>
      <w:r>
        <w:lastRenderedPageBreak/>
        <w:t>4</w:t>
      </w:r>
      <w:r w:rsidR="00E13AC0">
        <w:t>. Experiencia de Usuario</w:t>
      </w:r>
      <w:bookmarkEnd w:id="38"/>
    </w:p>
    <w:p w14:paraId="7932AFDB" w14:textId="77777777" w:rsidR="00703779" w:rsidRDefault="00E13AC0">
      <w:pPr>
        <w:spacing w:before="60"/>
        <w:jc w:val="right"/>
        <w:rPr>
          <w:color w:val="003366"/>
          <w:sz w:val="24"/>
          <w:szCs w:val="24"/>
        </w:rPr>
      </w:pPr>
      <w:r>
        <w:rPr>
          <w:color w:val="003366"/>
          <w:sz w:val="24"/>
          <w:szCs w:val="24"/>
        </w:rPr>
        <w:t>&lt;versión&gt;</w:t>
      </w:r>
    </w:p>
    <w:p w14:paraId="6388997B" w14:textId="77777777" w:rsidR="00703779" w:rsidRDefault="00E13AC0">
      <w:pPr>
        <w:spacing w:before="60"/>
        <w:jc w:val="right"/>
        <w:rPr>
          <w:color w:val="003366"/>
          <w:sz w:val="24"/>
          <w:szCs w:val="24"/>
        </w:rPr>
      </w:pPr>
      <w:r>
        <w:rPr>
          <w:color w:val="003366"/>
          <w:sz w:val="24"/>
          <w:szCs w:val="24"/>
        </w:rPr>
        <w:t>&lt;integrantes del grupo&gt;</w:t>
      </w:r>
    </w:p>
    <w:p w14:paraId="5F96A722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5B95CD12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5220BBB2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40884476" w14:textId="77777777" w:rsidR="00703779" w:rsidRDefault="00E13AC0">
      <w:pPr>
        <w:spacing w:before="60"/>
        <w:jc w:val="center"/>
        <w:rPr>
          <w:color w:val="003366"/>
          <w:sz w:val="24"/>
          <w:szCs w:val="24"/>
        </w:rPr>
      </w:pPr>
      <w:r>
        <w:rPr>
          <w:b/>
          <w:color w:val="003366"/>
          <w:sz w:val="24"/>
          <w:szCs w:val="24"/>
        </w:rPr>
        <w:t>Historia de Revisión</w:t>
      </w:r>
    </w:p>
    <w:p w14:paraId="13CB595B" w14:textId="77777777" w:rsidR="00703779" w:rsidRDefault="00703779">
      <w:pPr>
        <w:rPr>
          <w:sz w:val="24"/>
          <w:szCs w:val="24"/>
        </w:rPr>
      </w:pPr>
    </w:p>
    <w:tbl>
      <w:tblPr>
        <w:tblStyle w:val="a8"/>
        <w:tblW w:w="9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8"/>
        <w:gridCol w:w="1488"/>
        <w:gridCol w:w="4749"/>
        <w:gridCol w:w="1705"/>
      </w:tblGrid>
      <w:tr w:rsidR="00703779" w14:paraId="665B11C3" w14:textId="77777777">
        <w:trPr>
          <w:cantSplit/>
          <w:tblHeader/>
        </w:trPr>
        <w:tc>
          <w:tcPr>
            <w:tcW w:w="1488" w:type="dxa"/>
            <w:shd w:val="clear" w:color="auto" w:fill="CCCCCC"/>
          </w:tcPr>
          <w:p w14:paraId="0F53D012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1488" w:type="dxa"/>
            <w:shd w:val="clear" w:color="auto" w:fill="CCCCCC"/>
          </w:tcPr>
          <w:p w14:paraId="0F649260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4749" w:type="dxa"/>
            <w:shd w:val="clear" w:color="auto" w:fill="CCCCCC"/>
          </w:tcPr>
          <w:p w14:paraId="30D9C2F4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1705" w:type="dxa"/>
            <w:shd w:val="clear" w:color="auto" w:fill="CCCCCC"/>
          </w:tcPr>
          <w:p w14:paraId="07F99B1A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703779" w14:paraId="6D9C8D39" w14:textId="77777777">
        <w:trPr>
          <w:cantSplit/>
          <w:tblHeader/>
        </w:trPr>
        <w:tc>
          <w:tcPr>
            <w:tcW w:w="1488" w:type="dxa"/>
          </w:tcPr>
          <w:p w14:paraId="675E05EE" w14:textId="0BD90636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28/6/2024</w:t>
            </w:r>
          </w:p>
        </w:tc>
        <w:tc>
          <w:tcPr>
            <w:tcW w:w="1488" w:type="dxa"/>
          </w:tcPr>
          <w:p w14:paraId="2FC17F8B" w14:textId="7220D252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1.0.6</w:t>
            </w:r>
          </w:p>
        </w:tc>
        <w:tc>
          <w:tcPr>
            <w:tcW w:w="4749" w:type="dxa"/>
          </w:tcPr>
          <w:p w14:paraId="0A4F7224" w14:textId="2B46930E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Cambios en el prototipo de navegación y mockups actualizados</w:t>
            </w:r>
          </w:p>
        </w:tc>
        <w:tc>
          <w:tcPr>
            <w:tcW w:w="1705" w:type="dxa"/>
          </w:tcPr>
          <w:p w14:paraId="5AE48A43" w14:textId="5B62CD0B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Jorge Luis Lopez.</w:t>
            </w:r>
          </w:p>
        </w:tc>
      </w:tr>
      <w:tr w:rsidR="00703779" w14:paraId="50F40DEB" w14:textId="77777777">
        <w:trPr>
          <w:cantSplit/>
          <w:trHeight w:val="60"/>
          <w:tblHeader/>
        </w:trPr>
        <w:tc>
          <w:tcPr>
            <w:tcW w:w="1488" w:type="dxa"/>
          </w:tcPr>
          <w:p w14:paraId="77A52294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488" w:type="dxa"/>
          </w:tcPr>
          <w:p w14:paraId="007DCDA8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4749" w:type="dxa"/>
          </w:tcPr>
          <w:p w14:paraId="450EA2D7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14:paraId="3DD355C9" w14:textId="77777777" w:rsidR="00703779" w:rsidRDefault="00703779">
            <w:pPr>
              <w:rPr>
                <w:sz w:val="24"/>
                <w:szCs w:val="24"/>
              </w:rPr>
            </w:pPr>
          </w:p>
        </w:tc>
      </w:tr>
    </w:tbl>
    <w:p w14:paraId="1A81F0B1" w14:textId="77777777" w:rsidR="00703779" w:rsidRDefault="00703779">
      <w:pPr>
        <w:spacing w:before="60"/>
        <w:jc w:val="center"/>
        <w:rPr>
          <w:color w:val="003366"/>
          <w:sz w:val="24"/>
          <w:szCs w:val="24"/>
        </w:rPr>
      </w:pPr>
    </w:p>
    <w:p w14:paraId="0D374BB8" w14:textId="77777777" w:rsidR="00703779" w:rsidRDefault="00727FC9">
      <w:pPr>
        <w:pStyle w:val="Ttulo2"/>
      </w:pPr>
      <w:bookmarkStart w:id="39" w:name="_Toc171031513"/>
      <w:r>
        <w:t>4</w:t>
      </w:r>
      <w:r w:rsidR="00E13AC0">
        <w:t>.1 Prototipo de navegación</w:t>
      </w:r>
      <w:bookmarkEnd w:id="39"/>
    </w:p>
    <w:p w14:paraId="58BD6BD3" w14:textId="620AD14B" w:rsidR="18BA69E5" w:rsidRDefault="18BA69E5" w:rsidP="6A2879CD"/>
    <w:p w14:paraId="21A08B97" w14:textId="7B0DD8E8" w:rsidR="18BA69E5" w:rsidRDefault="5CE2C5EB" w:rsidP="6A2879CD">
      <w:r>
        <w:t xml:space="preserve">Propondremos los mockups de cada </w:t>
      </w:r>
      <w:r w:rsidR="4A29C769">
        <w:t>búsqueda</w:t>
      </w:r>
      <w:r>
        <w:t xml:space="preserve"> por pantalla especifica.</w:t>
      </w:r>
    </w:p>
    <w:p w14:paraId="4EE9C07A" w14:textId="13D257E3" w:rsidR="18BA69E5" w:rsidRDefault="18BA69E5" w:rsidP="6A2879CD"/>
    <w:p w14:paraId="2277DE59" w14:textId="2F5E0E3A" w:rsidR="18BA69E5" w:rsidRDefault="5CE2C5EB" w:rsidP="6A2879CD">
      <w:r>
        <w:t>"</w:t>
      </w:r>
      <w:r w:rsidR="4E978917">
        <w:t>Con el dominio ASD423</w:t>
      </w:r>
      <w:r w:rsidR="66D21506">
        <w:t>"</w:t>
      </w:r>
    </w:p>
    <w:p w14:paraId="465E4B88" w14:textId="0FFFA0BC" w:rsidR="18BA69E5" w:rsidRDefault="18BA69E5" w:rsidP="18BA69E5"/>
    <w:p w14:paraId="5CF7DD34" w14:textId="683EA772" w:rsidR="18BA69E5" w:rsidRDefault="0C654238" w:rsidP="18BA69E5">
      <w:r>
        <w:rPr>
          <w:noProof/>
        </w:rPr>
        <w:lastRenderedPageBreak/>
        <w:drawing>
          <wp:inline distT="0" distB="0" distL="0" distR="0" wp14:anchorId="502D93FC" wp14:editId="273471E2">
            <wp:extent cx="5734052" cy="4333875"/>
            <wp:effectExtent l="0" t="0" r="0" b="0"/>
            <wp:docPr id="829025315" name="Imagen 82902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E22C" w14:textId="4FF46BB2" w:rsidR="18BA69E5" w:rsidRDefault="18BA69E5" w:rsidP="18BA69E5"/>
    <w:p w14:paraId="381C99E0" w14:textId="7AFF5DBD" w:rsidR="18BA69E5" w:rsidRDefault="18BA69E5" w:rsidP="18BA69E5"/>
    <w:p w14:paraId="1D488292" w14:textId="44DCFFC8" w:rsidR="18BA69E5" w:rsidRDefault="18BA69E5" w:rsidP="18BA69E5"/>
    <w:p w14:paraId="12DC06AE" w14:textId="49E5C075" w:rsidR="18BA69E5" w:rsidRDefault="4E978917" w:rsidP="18BA69E5">
      <w:r>
        <w:rPr>
          <w:noProof/>
        </w:rPr>
        <w:drawing>
          <wp:inline distT="0" distB="0" distL="0" distR="0" wp14:anchorId="37790A10" wp14:editId="0706E54F">
            <wp:extent cx="3982006" cy="1876687"/>
            <wp:effectExtent l="0" t="0" r="0" b="0"/>
            <wp:docPr id="327474552" name="Imagen 32747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BDCA" w14:textId="120FBE7B" w:rsidR="6A2879CD" w:rsidRDefault="6A2879CD" w:rsidP="6A2879CD"/>
    <w:p w14:paraId="2DC48114" w14:textId="32D9C17E" w:rsidR="6A2879CD" w:rsidRDefault="6A2879CD" w:rsidP="6A2879CD"/>
    <w:p w14:paraId="1947523B" w14:textId="6FBF4CE2" w:rsidR="2E67DC89" w:rsidRDefault="2E67DC89" w:rsidP="6A2879CD">
      <w:r>
        <w:rPr>
          <w:noProof/>
        </w:rPr>
        <w:lastRenderedPageBreak/>
        <w:drawing>
          <wp:inline distT="0" distB="0" distL="0" distR="0" wp14:anchorId="2EBB7FCE" wp14:editId="6F610390">
            <wp:extent cx="5734052" cy="4457700"/>
            <wp:effectExtent l="0" t="0" r="0" b="0"/>
            <wp:docPr id="1951446022" name="Imagen 1951446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4E45" w14:textId="521C4F39" w:rsidR="6A2879CD" w:rsidRDefault="6A2879CD" w:rsidP="6A2879CD"/>
    <w:p w14:paraId="18312CB7" w14:textId="39D8BE3A" w:rsidR="2E67DC89" w:rsidRDefault="2E67DC89" w:rsidP="6A2879CD">
      <w:r>
        <w:rPr>
          <w:noProof/>
        </w:rPr>
        <w:drawing>
          <wp:inline distT="0" distB="0" distL="0" distR="0" wp14:anchorId="3DC155B7" wp14:editId="4287052E">
            <wp:extent cx="4010585" cy="1314633"/>
            <wp:effectExtent l="0" t="0" r="0" b="0"/>
            <wp:docPr id="762026849" name="Imagen 76202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338E" w14:textId="5456EA05" w:rsidR="6A2879CD" w:rsidRDefault="6A2879CD" w:rsidP="6A2879CD"/>
    <w:p w14:paraId="2363C089" w14:textId="1162661C" w:rsidR="6A2879CD" w:rsidRDefault="6A2879CD" w:rsidP="6A2879CD"/>
    <w:p w14:paraId="3F27BE48" w14:textId="512DF488" w:rsidR="10A01D47" w:rsidRDefault="10A01D47" w:rsidP="6A2879CD">
      <w:r>
        <w:rPr>
          <w:noProof/>
        </w:rPr>
        <w:lastRenderedPageBreak/>
        <w:drawing>
          <wp:inline distT="0" distB="0" distL="0" distR="0" wp14:anchorId="0E3D8662" wp14:editId="2AE8958E">
            <wp:extent cx="5734052" cy="4400550"/>
            <wp:effectExtent l="0" t="0" r="0" b="0"/>
            <wp:docPr id="2029114049" name="Imagen 202911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138B" w14:textId="0FAB9491" w:rsidR="6A2879CD" w:rsidRDefault="6A2879CD" w:rsidP="6A2879CD"/>
    <w:p w14:paraId="2555C6F6" w14:textId="3FFBEC00" w:rsidR="10A01D47" w:rsidRDefault="10A01D47" w:rsidP="6A2879CD">
      <w:r>
        <w:rPr>
          <w:noProof/>
        </w:rPr>
        <w:drawing>
          <wp:inline distT="0" distB="0" distL="0" distR="0" wp14:anchorId="1FC70A67" wp14:editId="189963FB">
            <wp:extent cx="4010585" cy="1381318"/>
            <wp:effectExtent l="0" t="0" r="0" b="0"/>
            <wp:docPr id="1939433134" name="Imagen 1939433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E71" w14:textId="3539CF75" w:rsidR="6A2879CD" w:rsidRDefault="6A2879CD" w:rsidP="6A2879CD"/>
    <w:p w14:paraId="0BF8C1B6" w14:textId="729177FB" w:rsidR="5D5D6DB3" w:rsidRDefault="5D5D6DB3" w:rsidP="6A2879CD">
      <w:r>
        <w:rPr>
          <w:noProof/>
        </w:rPr>
        <w:lastRenderedPageBreak/>
        <w:drawing>
          <wp:inline distT="0" distB="0" distL="0" distR="0" wp14:anchorId="08D84C43" wp14:editId="398C6CD2">
            <wp:extent cx="5734052" cy="4410075"/>
            <wp:effectExtent l="0" t="0" r="0" b="0"/>
            <wp:docPr id="893086735" name="Imagen 893086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F08E" w14:textId="48EC445C" w:rsidR="23762131" w:rsidRDefault="23762131" w:rsidP="6A2879CD">
      <w:r>
        <w:rPr>
          <w:noProof/>
        </w:rPr>
        <w:drawing>
          <wp:inline distT="0" distB="0" distL="0" distR="0" wp14:anchorId="14A2C598" wp14:editId="06427390">
            <wp:extent cx="4029638" cy="1343212"/>
            <wp:effectExtent l="0" t="0" r="0" b="0"/>
            <wp:docPr id="207327911" name="Imagen 207327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96C1" w14:textId="525DE8EA" w:rsidR="6A2879CD" w:rsidRDefault="6A2879CD" w:rsidP="6A2879CD"/>
    <w:p w14:paraId="3562A85A" w14:textId="5A53B501" w:rsidR="6A2879CD" w:rsidRDefault="6A2879CD" w:rsidP="6A2879CD"/>
    <w:p w14:paraId="32BF0968" w14:textId="07EB9889" w:rsidR="23762131" w:rsidRDefault="23762131" w:rsidP="6A2879CD">
      <w:r>
        <w:rPr>
          <w:noProof/>
        </w:rPr>
        <w:lastRenderedPageBreak/>
        <w:drawing>
          <wp:inline distT="0" distB="0" distL="0" distR="0" wp14:anchorId="3517BA30" wp14:editId="3D3B4E06">
            <wp:extent cx="5734052" cy="4400550"/>
            <wp:effectExtent l="0" t="0" r="0" b="0"/>
            <wp:docPr id="708056074" name="Imagen 708056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6855" w14:textId="334D5C40" w:rsidR="7F28F065" w:rsidRDefault="7F28F065" w:rsidP="6A2879CD">
      <w:r>
        <w:rPr>
          <w:noProof/>
        </w:rPr>
        <w:lastRenderedPageBreak/>
        <w:drawing>
          <wp:inline distT="0" distB="0" distL="0" distR="0" wp14:anchorId="088F000F" wp14:editId="1A66B263">
            <wp:extent cx="5734052" cy="4371975"/>
            <wp:effectExtent l="0" t="0" r="0" b="0"/>
            <wp:docPr id="142054648" name="Imagen 14205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D0E6" w14:textId="7A74E3FC" w:rsidR="6A2879CD" w:rsidRDefault="6A2879CD" w:rsidP="6A2879CD"/>
    <w:p w14:paraId="2E64AE27" w14:textId="3D7C950A" w:rsidR="6A2879CD" w:rsidRDefault="6A2879CD" w:rsidP="6A2879CD"/>
    <w:p w14:paraId="303322EB" w14:textId="278618C8" w:rsidR="6A2879CD" w:rsidRDefault="6A2879CD" w:rsidP="6A2879CD"/>
    <w:p w14:paraId="45166FBF" w14:textId="45E698D2" w:rsidR="7F28F065" w:rsidRDefault="7F28F065" w:rsidP="6A2879CD">
      <w:r>
        <w:rPr>
          <w:noProof/>
        </w:rPr>
        <w:drawing>
          <wp:inline distT="0" distB="0" distL="0" distR="0" wp14:anchorId="32E3BEE9" wp14:editId="32693744">
            <wp:extent cx="4096322" cy="1419423"/>
            <wp:effectExtent l="0" t="0" r="0" b="0"/>
            <wp:docPr id="1116761376" name="Imagen 111676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6F8D" w14:textId="0C67DA32" w:rsidR="6A2879CD" w:rsidRDefault="6A2879CD" w:rsidP="6A2879CD"/>
    <w:p w14:paraId="6A9DE54D" w14:textId="2D25F959" w:rsidR="6A2879CD" w:rsidRDefault="6A2879CD" w:rsidP="6A2879CD"/>
    <w:p w14:paraId="616F3CB9" w14:textId="3721250F" w:rsidR="7F28F065" w:rsidRDefault="7F28F065" w:rsidP="6A2879CD">
      <w:r>
        <w:rPr>
          <w:noProof/>
        </w:rPr>
        <w:lastRenderedPageBreak/>
        <w:drawing>
          <wp:inline distT="0" distB="0" distL="0" distR="0" wp14:anchorId="24D37A36" wp14:editId="7C898643">
            <wp:extent cx="5734052" cy="4343400"/>
            <wp:effectExtent l="0" t="0" r="0" b="0"/>
            <wp:docPr id="1808520673" name="Imagen 1808520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0BE1" w14:textId="7E3A9B74" w:rsidR="7F28F065" w:rsidRDefault="7F28F065" w:rsidP="6A2879CD">
      <w:r>
        <w:rPr>
          <w:noProof/>
        </w:rPr>
        <w:lastRenderedPageBreak/>
        <w:drawing>
          <wp:inline distT="0" distB="0" distL="0" distR="0" wp14:anchorId="6722F461" wp14:editId="503573D5">
            <wp:extent cx="5734052" cy="4371975"/>
            <wp:effectExtent l="0" t="0" r="0" b="0"/>
            <wp:docPr id="1301126760" name="Imagen 130112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EB5F" w14:textId="5CA0418A" w:rsidR="6A2879CD" w:rsidRDefault="6A2879CD" w:rsidP="6A2879CD"/>
    <w:p w14:paraId="2A9A37C0" w14:textId="407041A4" w:rsidR="6A2879CD" w:rsidRDefault="6A2879CD" w:rsidP="6A2879CD"/>
    <w:p w14:paraId="123FBFB5" w14:textId="77777777" w:rsidR="00703779" w:rsidRDefault="00727FC9">
      <w:pPr>
        <w:pStyle w:val="Ttulo2"/>
      </w:pPr>
      <w:bookmarkStart w:id="40" w:name="_Toc171031514"/>
      <w:r>
        <w:t>4</w:t>
      </w:r>
      <w:r w:rsidR="00E13AC0">
        <w:t xml:space="preserve">.2 </w:t>
      </w:r>
      <w:proofErr w:type="spellStart"/>
      <w:r w:rsidR="00E13AC0">
        <w:t>Wireframes</w:t>
      </w:r>
      <w:proofErr w:type="spellEnd"/>
      <w:r w:rsidR="00E13AC0">
        <w:t xml:space="preserve"> Mockups</w:t>
      </w:r>
      <w:bookmarkEnd w:id="40"/>
    </w:p>
    <w:p w14:paraId="56EE48EE" w14:textId="77777777" w:rsidR="00703779" w:rsidRDefault="00703779"/>
    <w:p w14:paraId="2908EB2C" w14:textId="4C877225" w:rsidR="00703779" w:rsidRDefault="6A2FD0A3">
      <w:r>
        <w:t>Presentaremos los Mockups trabajados en la aplicación</w:t>
      </w:r>
    </w:p>
    <w:p w14:paraId="600969D4" w14:textId="6F9BE039" w:rsidR="6A2FD0A3" w:rsidRDefault="6A2FD0A3" w:rsidP="51A76EBB">
      <w:r>
        <w:rPr>
          <w:noProof/>
        </w:rPr>
        <w:lastRenderedPageBreak/>
        <w:drawing>
          <wp:inline distT="0" distB="0" distL="0" distR="0" wp14:anchorId="736A1BD6" wp14:editId="530E1B50">
            <wp:extent cx="5724524" cy="3295650"/>
            <wp:effectExtent l="0" t="0" r="0" b="0"/>
            <wp:docPr id="1464487951" name="Imagen 1464487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47EA" w14:textId="236B333D" w:rsidR="6A2FD0A3" w:rsidRDefault="6A2FD0A3" w:rsidP="51A76EBB">
      <w:r>
        <w:rPr>
          <w:noProof/>
        </w:rPr>
        <w:drawing>
          <wp:inline distT="0" distB="0" distL="0" distR="0" wp14:anchorId="3BA7965C" wp14:editId="010AB152">
            <wp:extent cx="5734052" cy="3257550"/>
            <wp:effectExtent l="0" t="0" r="0" b="0"/>
            <wp:docPr id="1663742750" name="Imagen 166374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8524" w14:textId="2ABCF843" w:rsidR="6A2FD0A3" w:rsidRDefault="6A2FD0A3" w:rsidP="51A76EBB">
      <w:r>
        <w:rPr>
          <w:noProof/>
        </w:rPr>
        <w:lastRenderedPageBreak/>
        <w:drawing>
          <wp:inline distT="0" distB="0" distL="0" distR="0" wp14:anchorId="64851A95" wp14:editId="633C4978">
            <wp:extent cx="5734052" cy="3267075"/>
            <wp:effectExtent l="0" t="0" r="0" b="0"/>
            <wp:docPr id="125303667" name="Imagen 12530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3F5" w14:textId="2E6C0F34" w:rsidR="6A2FD0A3" w:rsidRDefault="6A2FD0A3" w:rsidP="51A76EBB">
      <w:r>
        <w:rPr>
          <w:noProof/>
        </w:rPr>
        <w:drawing>
          <wp:inline distT="0" distB="0" distL="0" distR="0" wp14:anchorId="2445AB13" wp14:editId="38A6A68B">
            <wp:extent cx="5734052" cy="3295650"/>
            <wp:effectExtent l="0" t="0" r="0" b="0"/>
            <wp:docPr id="2049663451" name="Imagen 204966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F44B" w14:textId="6EEA67A5" w:rsidR="6A2FD0A3" w:rsidRDefault="6A2FD0A3" w:rsidP="51A76EBB">
      <w:r>
        <w:rPr>
          <w:noProof/>
        </w:rPr>
        <w:lastRenderedPageBreak/>
        <w:drawing>
          <wp:inline distT="0" distB="0" distL="0" distR="0" wp14:anchorId="7772E768" wp14:editId="153CBB85">
            <wp:extent cx="5734052" cy="3314700"/>
            <wp:effectExtent l="0" t="0" r="0" b="0"/>
            <wp:docPr id="686699259" name="Imagen 686699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44EE" w14:textId="316ACA88" w:rsidR="6A2FD0A3" w:rsidRDefault="6A2FD0A3" w:rsidP="51A76EBB">
      <w:r>
        <w:rPr>
          <w:noProof/>
        </w:rPr>
        <w:drawing>
          <wp:inline distT="0" distB="0" distL="0" distR="0" wp14:anchorId="06706AB7" wp14:editId="784654C2">
            <wp:extent cx="5734052" cy="3314700"/>
            <wp:effectExtent l="0" t="0" r="0" b="0"/>
            <wp:docPr id="933826683" name="Imagen 93382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8A3" w14:textId="7A8E3103" w:rsidR="6A2FD0A3" w:rsidRDefault="6A2FD0A3" w:rsidP="51A76EBB">
      <w:r>
        <w:rPr>
          <w:noProof/>
        </w:rPr>
        <w:lastRenderedPageBreak/>
        <w:drawing>
          <wp:inline distT="0" distB="0" distL="0" distR="0" wp14:anchorId="4BA580CD" wp14:editId="1692B152">
            <wp:extent cx="5734052" cy="3286125"/>
            <wp:effectExtent l="0" t="0" r="0" b="0"/>
            <wp:docPr id="1530654391" name="Imagen 153065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33CD" w14:textId="77777777" w:rsidR="00703779" w:rsidRDefault="00727FC9">
      <w:pPr>
        <w:pStyle w:val="Ttulo1"/>
        <w:spacing w:before="60"/>
        <w:ind w:firstLine="708"/>
        <w:jc w:val="right"/>
      </w:pPr>
      <w:bookmarkStart w:id="41" w:name="_Toc171031515"/>
      <w:r>
        <w:t>5</w:t>
      </w:r>
      <w:r w:rsidR="00E13AC0">
        <w:t>. Arquitectura de Software</w:t>
      </w:r>
      <w:bookmarkEnd w:id="41"/>
    </w:p>
    <w:p w14:paraId="3679824F" w14:textId="77777777" w:rsidR="00703779" w:rsidRDefault="00E13AC0">
      <w:pPr>
        <w:spacing w:before="60"/>
        <w:jc w:val="right"/>
        <w:rPr>
          <w:color w:val="003366"/>
          <w:sz w:val="24"/>
          <w:szCs w:val="24"/>
        </w:rPr>
      </w:pPr>
      <w:r>
        <w:rPr>
          <w:color w:val="003366"/>
          <w:sz w:val="24"/>
          <w:szCs w:val="24"/>
        </w:rPr>
        <w:t>&lt;versión&gt;</w:t>
      </w:r>
    </w:p>
    <w:p w14:paraId="14A3B70C" w14:textId="77777777" w:rsidR="00703779" w:rsidRDefault="00E13AC0">
      <w:pPr>
        <w:spacing w:before="60"/>
        <w:jc w:val="right"/>
        <w:rPr>
          <w:color w:val="003366"/>
          <w:sz w:val="24"/>
          <w:szCs w:val="24"/>
        </w:rPr>
      </w:pPr>
      <w:r>
        <w:rPr>
          <w:color w:val="003366"/>
          <w:sz w:val="24"/>
          <w:szCs w:val="24"/>
        </w:rPr>
        <w:t>&lt;integrantes del grupo&gt;</w:t>
      </w:r>
    </w:p>
    <w:p w14:paraId="121FD38A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1FE2DD96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27357532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1AD95925" w14:textId="77777777" w:rsidR="00703779" w:rsidRDefault="00E13AC0">
      <w:pPr>
        <w:spacing w:before="60"/>
        <w:jc w:val="center"/>
        <w:rPr>
          <w:color w:val="003366"/>
          <w:sz w:val="24"/>
          <w:szCs w:val="24"/>
        </w:rPr>
      </w:pPr>
      <w:r>
        <w:rPr>
          <w:b/>
          <w:color w:val="003366"/>
          <w:sz w:val="24"/>
          <w:szCs w:val="24"/>
        </w:rPr>
        <w:t>Historia de Revisión</w:t>
      </w:r>
    </w:p>
    <w:p w14:paraId="07F023C8" w14:textId="77777777" w:rsidR="00703779" w:rsidRDefault="00703779">
      <w:pPr>
        <w:rPr>
          <w:sz w:val="24"/>
          <w:szCs w:val="24"/>
        </w:rPr>
      </w:pPr>
    </w:p>
    <w:tbl>
      <w:tblPr>
        <w:tblStyle w:val="a9"/>
        <w:tblW w:w="9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8"/>
        <w:gridCol w:w="1488"/>
        <w:gridCol w:w="4749"/>
        <w:gridCol w:w="1705"/>
      </w:tblGrid>
      <w:tr w:rsidR="00703779" w14:paraId="4541F793" w14:textId="77777777">
        <w:trPr>
          <w:cantSplit/>
          <w:tblHeader/>
        </w:trPr>
        <w:tc>
          <w:tcPr>
            <w:tcW w:w="1488" w:type="dxa"/>
            <w:shd w:val="clear" w:color="auto" w:fill="CCCCCC"/>
          </w:tcPr>
          <w:p w14:paraId="74B907BD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1488" w:type="dxa"/>
            <w:shd w:val="clear" w:color="auto" w:fill="CCCCCC"/>
          </w:tcPr>
          <w:p w14:paraId="1C328A3F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4749" w:type="dxa"/>
            <w:shd w:val="clear" w:color="auto" w:fill="CCCCCC"/>
          </w:tcPr>
          <w:p w14:paraId="5F1C53B6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1705" w:type="dxa"/>
            <w:shd w:val="clear" w:color="auto" w:fill="CCCCCC"/>
          </w:tcPr>
          <w:p w14:paraId="6A9C9371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703779" w14:paraId="4BDB5498" w14:textId="77777777">
        <w:trPr>
          <w:cantSplit/>
          <w:tblHeader/>
        </w:trPr>
        <w:tc>
          <w:tcPr>
            <w:tcW w:w="1488" w:type="dxa"/>
          </w:tcPr>
          <w:p w14:paraId="2916C19D" w14:textId="0562E2B5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28/06/2024</w:t>
            </w:r>
          </w:p>
        </w:tc>
        <w:tc>
          <w:tcPr>
            <w:tcW w:w="1488" w:type="dxa"/>
          </w:tcPr>
          <w:p w14:paraId="74869460" w14:textId="1E59181B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1.0.6</w:t>
            </w:r>
          </w:p>
        </w:tc>
        <w:tc>
          <w:tcPr>
            <w:tcW w:w="4749" w:type="dxa"/>
          </w:tcPr>
          <w:p w14:paraId="187F57B8" w14:textId="76F9E195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Diagramado sobre la comunicación entre componentes de la arquitectura de software.</w:t>
            </w:r>
          </w:p>
        </w:tc>
        <w:tc>
          <w:tcPr>
            <w:tcW w:w="1705" w:type="dxa"/>
          </w:tcPr>
          <w:p w14:paraId="54738AF4" w14:textId="106E58E5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Jorge Luis Lopez</w:t>
            </w:r>
          </w:p>
        </w:tc>
      </w:tr>
      <w:tr w:rsidR="00703779" w14:paraId="46ABBD8F" w14:textId="77777777">
        <w:trPr>
          <w:cantSplit/>
          <w:trHeight w:val="60"/>
          <w:tblHeader/>
        </w:trPr>
        <w:tc>
          <w:tcPr>
            <w:tcW w:w="1488" w:type="dxa"/>
          </w:tcPr>
          <w:p w14:paraId="06BBA33E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488" w:type="dxa"/>
          </w:tcPr>
          <w:p w14:paraId="464FCBC1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4749" w:type="dxa"/>
          </w:tcPr>
          <w:p w14:paraId="5C8C6B09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14:paraId="3382A365" w14:textId="77777777" w:rsidR="00703779" w:rsidRDefault="00703779">
            <w:pPr>
              <w:rPr>
                <w:sz w:val="24"/>
                <w:szCs w:val="24"/>
              </w:rPr>
            </w:pPr>
          </w:p>
        </w:tc>
      </w:tr>
    </w:tbl>
    <w:p w14:paraId="5C71F136" w14:textId="77777777" w:rsidR="00703779" w:rsidRDefault="00703779">
      <w:pPr>
        <w:spacing w:before="60"/>
        <w:jc w:val="center"/>
        <w:rPr>
          <w:color w:val="003366"/>
          <w:sz w:val="24"/>
          <w:szCs w:val="24"/>
        </w:rPr>
      </w:pPr>
    </w:p>
    <w:p w14:paraId="62199465" w14:textId="77777777" w:rsidR="00703779" w:rsidRDefault="00703779"/>
    <w:p w14:paraId="46319220" w14:textId="77777777" w:rsidR="00703779" w:rsidRDefault="00727FC9">
      <w:pPr>
        <w:pStyle w:val="Ttulo2"/>
      </w:pPr>
      <w:bookmarkStart w:id="42" w:name="_Toc171031516"/>
      <w:r>
        <w:lastRenderedPageBreak/>
        <w:t>5</w:t>
      </w:r>
      <w:r w:rsidR="00E13AC0">
        <w:t>.1 Diagrama de Arquitectura</w:t>
      </w:r>
      <w:bookmarkEnd w:id="42"/>
    </w:p>
    <w:p w14:paraId="4B06A5BF" w14:textId="562F8CD6" w:rsidR="18BA69E5" w:rsidRDefault="3E832DB9" w:rsidP="18BA69E5">
      <w:pPr>
        <w:spacing w:line="360" w:lineRule="auto"/>
        <w:ind w:firstLine="357"/>
        <w:jc w:val="both"/>
      </w:pPr>
      <w:r>
        <w:rPr>
          <w:noProof/>
        </w:rPr>
        <w:drawing>
          <wp:inline distT="0" distB="0" distL="0" distR="0" wp14:anchorId="50228AC0" wp14:editId="57917C07">
            <wp:extent cx="5396347" cy="4457700"/>
            <wp:effectExtent l="0" t="0" r="0" b="0"/>
            <wp:docPr id="1789649391" name="Imagen 1789649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347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266C" w14:textId="661D2CC9" w:rsidR="18BA69E5" w:rsidRDefault="18BA69E5" w:rsidP="18BA69E5">
      <w:pPr>
        <w:spacing w:line="360" w:lineRule="auto"/>
        <w:ind w:firstLine="357"/>
        <w:jc w:val="both"/>
        <w:rPr>
          <w:i/>
          <w:iCs/>
        </w:rPr>
      </w:pPr>
    </w:p>
    <w:p w14:paraId="152DC5E4" w14:textId="166BF9EF" w:rsidR="00703779" w:rsidRDefault="00727FC9" w:rsidP="009D11DB">
      <w:pPr>
        <w:pStyle w:val="Ttulo2"/>
        <w:tabs>
          <w:tab w:val="left" w:pos="1080"/>
        </w:tabs>
        <w:spacing w:before="120" w:after="60" w:line="240" w:lineRule="auto"/>
      </w:pPr>
      <w:bookmarkStart w:id="43" w:name="_Toc171031517"/>
      <w:r>
        <w:t>5.</w:t>
      </w:r>
      <w:r w:rsidR="00E13AC0">
        <w:t xml:space="preserve">2 </w:t>
      </w:r>
      <w:proofErr w:type="spellStart"/>
      <w:r w:rsidR="00E13AC0">
        <w:t>Frameworks</w:t>
      </w:r>
      <w:proofErr w:type="spellEnd"/>
      <w:r w:rsidR="00E13AC0">
        <w:t xml:space="preserve"> / Componentes utilizados</w:t>
      </w:r>
      <w:bookmarkStart w:id="44" w:name="_23ckvvd"/>
      <w:bookmarkEnd w:id="43"/>
      <w:bookmarkEnd w:id="44"/>
      <w:r w:rsidR="00E13AC0" w:rsidRPr="5D08E63E">
        <w:rPr>
          <w:i/>
          <w:iCs/>
        </w:rPr>
        <w:t xml:space="preserve"> </w:t>
      </w:r>
    </w:p>
    <w:p w14:paraId="585A3883" w14:textId="7F1D5F92" w:rsidR="41C4B7E4" w:rsidRDefault="41C4B7E4" w:rsidP="540ED12E">
      <w:pPr>
        <w:spacing w:line="360" w:lineRule="auto"/>
        <w:ind w:firstLine="357"/>
        <w:jc w:val="both"/>
        <w:rPr>
          <w:i/>
          <w:iCs/>
        </w:rPr>
      </w:pPr>
    </w:p>
    <w:p w14:paraId="24D88E7E" w14:textId="559B3B42" w:rsidR="41C4B7E4" w:rsidRPr="009D11DB" w:rsidRDefault="41C4B7E4" w:rsidP="762F4F2F">
      <w:pPr>
        <w:spacing w:line="360" w:lineRule="auto"/>
        <w:ind w:firstLine="357"/>
        <w:jc w:val="both"/>
        <w:rPr>
          <w:b/>
          <w:bCs/>
          <w:i/>
          <w:iCs/>
        </w:rPr>
      </w:pPr>
      <w:proofErr w:type="spellStart"/>
      <w:r w:rsidRPr="009D11DB">
        <w:rPr>
          <w:b/>
          <w:bCs/>
          <w:i/>
          <w:iCs/>
        </w:rPr>
        <w:t>Intellij</w:t>
      </w:r>
      <w:proofErr w:type="spellEnd"/>
      <w:r w:rsidRPr="009D11DB">
        <w:rPr>
          <w:b/>
          <w:bCs/>
          <w:i/>
          <w:iCs/>
        </w:rPr>
        <w:t xml:space="preserve"> -&gt; para hacer la interfaz</w:t>
      </w:r>
    </w:p>
    <w:p w14:paraId="0270A0FE" w14:textId="059B69B4" w:rsidR="41C4B7E4" w:rsidRPr="009D11DB" w:rsidRDefault="41C4B7E4" w:rsidP="762F4F2F">
      <w:pPr>
        <w:spacing w:line="360" w:lineRule="auto"/>
        <w:ind w:firstLine="357"/>
        <w:jc w:val="both"/>
        <w:rPr>
          <w:b/>
          <w:bCs/>
          <w:i/>
          <w:iCs/>
        </w:rPr>
      </w:pPr>
      <w:proofErr w:type="spellStart"/>
      <w:r w:rsidRPr="009D11DB">
        <w:rPr>
          <w:b/>
          <w:bCs/>
          <w:i/>
          <w:iCs/>
        </w:rPr>
        <w:t>MySqlServer</w:t>
      </w:r>
      <w:proofErr w:type="spellEnd"/>
    </w:p>
    <w:p w14:paraId="7BD855D9" w14:textId="0F9CC424" w:rsidR="41C4B7E4" w:rsidRPr="009D11DB" w:rsidRDefault="41C4B7E4" w:rsidP="762F4F2F">
      <w:pPr>
        <w:spacing w:line="360" w:lineRule="auto"/>
        <w:ind w:firstLine="357"/>
        <w:jc w:val="both"/>
        <w:rPr>
          <w:b/>
          <w:bCs/>
          <w:i/>
          <w:iCs/>
        </w:rPr>
      </w:pPr>
      <w:r w:rsidRPr="009D11DB">
        <w:rPr>
          <w:b/>
          <w:bCs/>
          <w:i/>
          <w:iCs/>
        </w:rPr>
        <w:t xml:space="preserve">Java Spring </w:t>
      </w:r>
      <w:proofErr w:type="spellStart"/>
      <w:r w:rsidRPr="009D11DB">
        <w:rPr>
          <w:b/>
          <w:bCs/>
          <w:i/>
          <w:iCs/>
        </w:rPr>
        <w:t>Boot</w:t>
      </w:r>
      <w:proofErr w:type="spellEnd"/>
    </w:p>
    <w:p w14:paraId="520115FC" w14:textId="0B1E9780" w:rsidR="07C33503" w:rsidRPr="009D11DB" w:rsidRDefault="07C33503" w:rsidP="540ED12E">
      <w:pPr>
        <w:spacing w:line="360" w:lineRule="auto"/>
        <w:ind w:firstLine="357"/>
        <w:jc w:val="both"/>
        <w:rPr>
          <w:b/>
          <w:bCs/>
          <w:i/>
          <w:iCs/>
        </w:rPr>
      </w:pPr>
      <w:r w:rsidRPr="009D11DB">
        <w:rPr>
          <w:b/>
          <w:bCs/>
          <w:i/>
          <w:iCs/>
        </w:rPr>
        <w:t xml:space="preserve">Balsamiq </w:t>
      </w:r>
      <w:proofErr w:type="spellStart"/>
      <w:r w:rsidRPr="009D11DB">
        <w:rPr>
          <w:b/>
          <w:bCs/>
          <w:i/>
          <w:iCs/>
        </w:rPr>
        <w:t>wireframe</w:t>
      </w:r>
      <w:r w:rsidR="1ABB61C9" w:rsidRPr="009D11DB">
        <w:rPr>
          <w:b/>
          <w:bCs/>
          <w:i/>
          <w:iCs/>
        </w:rPr>
        <w:t>s</w:t>
      </w:r>
      <w:proofErr w:type="spellEnd"/>
    </w:p>
    <w:p w14:paraId="347C9FA8" w14:textId="1F2E2FA1" w:rsidR="762F4F2F" w:rsidRDefault="762F4F2F" w:rsidP="762F4F2F">
      <w:pPr>
        <w:spacing w:line="360" w:lineRule="auto"/>
        <w:ind w:firstLine="357"/>
        <w:jc w:val="both"/>
        <w:rPr>
          <w:i/>
          <w:iCs/>
        </w:rPr>
      </w:pPr>
    </w:p>
    <w:p w14:paraId="00953F99" w14:textId="77777777" w:rsidR="00703779" w:rsidRDefault="00727FC9" w:rsidP="540ED12E">
      <w:pPr>
        <w:pStyle w:val="Ttulo2"/>
        <w:tabs>
          <w:tab w:val="left" w:pos="1080"/>
        </w:tabs>
        <w:spacing w:before="120" w:after="60" w:line="240" w:lineRule="auto"/>
        <w:rPr>
          <w:i/>
          <w:iCs/>
        </w:rPr>
      </w:pPr>
      <w:bookmarkStart w:id="45" w:name="_Toc171031518"/>
      <w:r>
        <w:t>5</w:t>
      </w:r>
      <w:r w:rsidR="00E13AC0">
        <w:t>.3 Infraestructura tecnológica</w:t>
      </w:r>
      <w:bookmarkEnd w:id="45"/>
    </w:p>
    <w:p w14:paraId="0DA123B1" w14:textId="77777777" w:rsidR="00703779" w:rsidRDefault="00703779">
      <w:pPr>
        <w:spacing w:line="240" w:lineRule="auto"/>
        <w:jc w:val="both"/>
      </w:pPr>
    </w:p>
    <w:tbl>
      <w:tblPr>
        <w:tblStyle w:val="aa"/>
        <w:tblW w:w="7937" w:type="dxa"/>
        <w:tblInd w:w="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24"/>
        <w:gridCol w:w="1820"/>
        <w:gridCol w:w="1820"/>
        <w:gridCol w:w="1873"/>
      </w:tblGrid>
      <w:tr w:rsidR="00703779" w14:paraId="0FA29CB0" w14:textId="77777777" w:rsidTr="5D08E63E">
        <w:trPr>
          <w:cantSplit/>
          <w:tblHeader/>
        </w:trPr>
        <w:tc>
          <w:tcPr>
            <w:tcW w:w="2424" w:type="dxa"/>
            <w:shd w:val="clear" w:color="auto" w:fill="C0C0C0"/>
          </w:tcPr>
          <w:p w14:paraId="1B016ABC" w14:textId="77777777" w:rsidR="00703779" w:rsidRDefault="00E13AC0">
            <w:pPr>
              <w:spacing w:line="240" w:lineRule="auto"/>
              <w:jc w:val="both"/>
            </w:pPr>
            <w:r>
              <w:rPr>
                <w:b/>
              </w:rPr>
              <w:t xml:space="preserve">Descripción </w:t>
            </w:r>
          </w:p>
        </w:tc>
        <w:tc>
          <w:tcPr>
            <w:tcW w:w="5513" w:type="dxa"/>
            <w:gridSpan w:val="3"/>
          </w:tcPr>
          <w:p w14:paraId="674A205B" w14:textId="6F4401A0" w:rsidR="00703779" w:rsidRDefault="04AC6997" w:rsidP="762F4F2F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iCs/>
                <w:color w:val="365F91" w:themeColor="accent1" w:themeShade="BF"/>
              </w:rPr>
            </w:pPr>
            <w:r w:rsidRPr="762F4F2F">
              <w:rPr>
                <w:i/>
                <w:iCs/>
                <w:color w:val="365F91" w:themeColor="accent1" w:themeShade="BF"/>
              </w:rPr>
              <w:t>Implementamos un sistema de Automotores</w:t>
            </w:r>
          </w:p>
          <w:p w14:paraId="2526743C" w14:textId="3DC57836" w:rsidR="00703779" w:rsidRDefault="2A964D6D" w:rsidP="5D08E63E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iCs/>
                <w:color w:val="365F91" w:themeColor="accent1" w:themeShade="BF"/>
              </w:rPr>
            </w:pPr>
            <w:r w:rsidRPr="5D08E63E">
              <w:rPr>
                <w:i/>
                <w:iCs/>
                <w:color w:val="365F91" w:themeColor="accent1" w:themeShade="BF"/>
              </w:rPr>
              <w:t>basándonos</w:t>
            </w:r>
            <w:r w:rsidR="171DC746" w:rsidRPr="5D08E63E">
              <w:rPr>
                <w:i/>
                <w:iCs/>
                <w:color w:val="365F91" w:themeColor="accent1" w:themeShade="BF"/>
              </w:rPr>
              <w:t xml:space="preserve"> en las condiciones y </w:t>
            </w:r>
          </w:p>
          <w:p w14:paraId="4C4CEA3D" w14:textId="417840AA" w:rsidR="00703779" w:rsidRDefault="04AC6997" w:rsidP="762F4F2F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iCs/>
                <w:color w:val="365F91"/>
              </w:rPr>
            </w:pPr>
            <w:r w:rsidRPr="762F4F2F">
              <w:rPr>
                <w:i/>
                <w:iCs/>
                <w:color w:val="365F91" w:themeColor="accent1" w:themeShade="BF"/>
              </w:rPr>
              <w:t>restricciones que nos impuso el cliente</w:t>
            </w:r>
          </w:p>
        </w:tc>
      </w:tr>
      <w:tr w:rsidR="00703779" w14:paraId="0B9A43A8" w14:textId="77777777" w:rsidTr="5D08E63E">
        <w:trPr>
          <w:cantSplit/>
          <w:tblHeader/>
        </w:trPr>
        <w:tc>
          <w:tcPr>
            <w:tcW w:w="2424" w:type="dxa"/>
            <w:shd w:val="clear" w:color="auto" w:fill="C0C0C0"/>
          </w:tcPr>
          <w:p w14:paraId="4118F8FF" w14:textId="77777777" w:rsidR="00703779" w:rsidRDefault="00E13AC0">
            <w:pPr>
              <w:spacing w:line="240" w:lineRule="auto"/>
              <w:jc w:val="both"/>
            </w:pPr>
            <w:r>
              <w:rPr>
                <w:b/>
              </w:rPr>
              <w:lastRenderedPageBreak/>
              <w:t>Sistema Operativo</w:t>
            </w:r>
          </w:p>
        </w:tc>
        <w:tc>
          <w:tcPr>
            <w:tcW w:w="5513" w:type="dxa"/>
            <w:gridSpan w:val="3"/>
          </w:tcPr>
          <w:p w14:paraId="50895670" w14:textId="2156DF84" w:rsidR="00703779" w:rsidRDefault="77F4A646" w:rsidP="5711543F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iCs/>
                <w:color w:val="365F91"/>
              </w:rPr>
            </w:pPr>
            <w:r w:rsidRPr="5711543F">
              <w:rPr>
                <w:i/>
                <w:iCs/>
                <w:color w:val="365F91" w:themeColor="accent1" w:themeShade="BF"/>
              </w:rPr>
              <w:t>Windows 10</w:t>
            </w:r>
          </w:p>
        </w:tc>
      </w:tr>
      <w:tr w:rsidR="00703779" w14:paraId="63827CF2" w14:textId="77777777" w:rsidTr="5D08E63E">
        <w:trPr>
          <w:cantSplit/>
          <w:tblHeader/>
        </w:trPr>
        <w:tc>
          <w:tcPr>
            <w:tcW w:w="2424" w:type="dxa"/>
            <w:shd w:val="clear" w:color="auto" w:fill="C0C0C0"/>
          </w:tcPr>
          <w:p w14:paraId="780453E6" w14:textId="77777777" w:rsidR="00703779" w:rsidRDefault="00E13AC0">
            <w:pPr>
              <w:spacing w:line="240" w:lineRule="auto"/>
              <w:jc w:val="both"/>
            </w:pPr>
            <w:r>
              <w:rPr>
                <w:b/>
              </w:rPr>
              <w:t>Bases de Datos</w:t>
            </w:r>
          </w:p>
        </w:tc>
        <w:tc>
          <w:tcPr>
            <w:tcW w:w="1820" w:type="dxa"/>
          </w:tcPr>
          <w:p w14:paraId="38C1F859" w14:textId="4F514BB4" w:rsidR="00703779" w:rsidRDefault="4DD7E78F" w:rsidP="762F4F2F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iCs/>
                <w:color w:val="365F91"/>
              </w:rPr>
            </w:pPr>
            <w:r w:rsidRPr="762F4F2F">
              <w:rPr>
                <w:i/>
                <w:iCs/>
                <w:color w:val="365F91" w:themeColor="accent1" w:themeShade="BF"/>
              </w:rPr>
              <w:t>MySQL</w:t>
            </w:r>
          </w:p>
        </w:tc>
        <w:tc>
          <w:tcPr>
            <w:tcW w:w="1820" w:type="dxa"/>
          </w:tcPr>
          <w:p w14:paraId="0C8FE7CE" w14:textId="77777777" w:rsidR="00703779" w:rsidRDefault="00703779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color w:val="365F91"/>
              </w:rPr>
            </w:pPr>
          </w:p>
        </w:tc>
        <w:tc>
          <w:tcPr>
            <w:tcW w:w="1873" w:type="dxa"/>
          </w:tcPr>
          <w:p w14:paraId="41004F19" w14:textId="77777777" w:rsidR="00703779" w:rsidRDefault="00703779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color w:val="365F91"/>
              </w:rPr>
            </w:pPr>
          </w:p>
        </w:tc>
      </w:tr>
      <w:tr w:rsidR="00703779" w14:paraId="01D4A46B" w14:textId="77777777" w:rsidTr="5D08E63E">
        <w:trPr>
          <w:cantSplit/>
          <w:tblHeader/>
        </w:trPr>
        <w:tc>
          <w:tcPr>
            <w:tcW w:w="2424" w:type="dxa"/>
            <w:shd w:val="clear" w:color="auto" w:fill="C0C0C0"/>
          </w:tcPr>
          <w:p w14:paraId="4623B154" w14:textId="6F86E167" w:rsidR="00703779" w:rsidRDefault="6DECD016" w:rsidP="5D08E63E">
            <w:pPr>
              <w:spacing w:line="240" w:lineRule="auto"/>
              <w:jc w:val="both"/>
              <w:rPr>
                <w:b/>
                <w:bCs/>
              </w:rPr>
            </w:pPr>
            <w:r w:rsidRPr="5D08E63E">
              <w:rPr>
                <w:b/>
                <w:bCs/>
              </w:rPr>
              <w:t>App Server</w:t>
            </w:r>
            <w:r w:rsidR="00E13AC0" w:rsidRPr="5D08E63E">
              <w:rPr>
                <w:b/>
                <w:bCs/>
              </w:rPr>
              <w:t xml:space="preserve"> / </w:t>
            </w:r>
            <w:r w:rsidR="0AB1E502" w:rsidRPr="5D08E63E">
              <w:rPr>
                <w:b/>
                <w:bCs/>
              </w:rPr>
              <w:t>Web Server</w:t>
            </w:r>
          </w:p>
        </w:tc>
        <w:tc>
          <w:tcPr>
            <w:tcW w:w="5513" w:type="dxa"/>
            <w:gridSpan w:val="3"/>
          </w:tcPr>
          <w:p w14:paraId="67C0C651" w14:textId="780D9DF7" w:rsidR="00703779" w:rsidRDefault="17FA5E7C" w:rsidP="762F4F2F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iCs/>
                <w:color w:val="365F91"/>
              </w:rPr>
            </w:pPr>
            <w:r w:rsidRPr="762F4F2F">
              <w:rPr>
                <w:i/>
                <w:iCs/>
                <w:color w:val="365F91" w:themeColor="accent1" w:themeShade="BF"/>
              </w:rPr>
              <w:t xml:space="preserve">Spring </w:t>
            </w:r>
            <w:proofErr w:type="spellStart"/>
            <w:r w:rsidRPr="762F4F2F">
              <w:rPr>
                <w:i/>
                <w:iCs/>
                <w:color w:val="365F91" w:themeColor="accent1" w:themeShade="BF"/>
              </w:rPr>
              <w:t>Boot</w:t>
            </w:r>
            <w:proofErr w:type="spellEnd"/>
            <w:r w:rsidR="6FF866BB" w:rsidRPr="762F4F2F">
              <w:rPr>
                <w:i/>
                <w:iCs/>
                <w:color w:val="365F91" w:themeColor="accent1" w:themeShade="BF"/>
              </w:rPr>
              <w:t xml:space="preserve"> y MySQL </w:t>
            </w:r>
            <w:proofErr w:type="spellStart"/>
            <w:r w:rsidR="6FF866BB" w:rsidRPr="762F4F2F">
              <w:rPr>
                <w:i/>
                <w:iCs/>
                <w:color w:val="365F91" w:themeColor="accent1" w:themeShade="BF"/>
              </w:rPr>
              <w:t>workbench</w:t>
            </w:r>
            <w:proofErr w:type="spellEnd"/>
            <w:r w:rsidR="6FF866BB" w:rsidRPr="762F4F2F">
              <w:rPr>
                <w:i/>
                <w:iCs/>
                <w:color w:val="365F91" w:themeColor="accent1" w:themeShade="BF"/>
              </w:rPr>
              <w:t xml:space="preserve"> CE</w:t>
            </w:r>
          </w:p>
        </w:tc>
      </w:tr>
      <w:tr w:rsidR="00703779" w14:paraId="182E58DF" w14:textId="77777777" w:rsidTr="5D08E63E">
        <w:trPr>
          <w:cantSplit/>
          <w:tblHeader/>
        </w:trPr>
        <w:tc>
          <w:tcPr>
            <w:tcW w:w="2424" w:type="dxa"/>
            <w:shd w:val="clear" w:color="auto" w:fill="C0C0C0"/>
          </w:tcPr>
          <w:p w14:paraId="10F04574" w14:textId="77777777" w:rsidR="00703779" w:rsidRDefault="00E13AC0">
            <w:pPr>
              <w:spacing w:line="240" w:lineRule="auto"/>
              <w:jc w:val="both"/>
            </w:pPr>
            <w:r>
              <w:rPr>
                <w:b/>
              </w:rPr>
              <w:t>Lenguajes utilizados</w:t>
            </w:r>
          </w:p>
        </w:tc>
        <w:tc>
          <w:tcPr>
            <w:tcW w:w="1820" w:type="dxa"/>
          </w:tcPr>
          <w:p w14:paraId="308D56CC" w14:textId="7F02B0FC" w:rsidR="00703779" w:rsidRDefault="691D4191" w:rsidP="762F4F2F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iCs/>
                <w:color w:val="365F91"/>
              </w:rPr>
            </w:pPr>
            <w:r w:rsidRPr="762F4F2F">
              <w:rPr>
                <w:i/>
                <w:iCs/>
                <w:color w:val="365F91" w:themeColor="accent1" w:themeShade="BF"/>
              </w:rPr>
              <w:t>Java</w:t>
            </w:r>
          </w:p>
        </w:tc>
        <w:tc>
          <w:tcPr>
            <w:tcW w:w="1820" w:type="dxa"/>
          </w:tcPr>
          <w:p w14:paraId="797E50C6" w14:textId="62275A2D" w:rsidR="00703779" w:rsidRDefault="3B19A343" w:rsidP="5D08E63E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iCs/>
                <w:color w:val="365F91"/>
              </w:rPr>
            </w:pPr>
            <w:r w:rsidRPr="5D08E63E">
              <w:rPr>
                <w:i/>
                <w:iCs/>
                <w:color w:val="365F91" w:themeColor="accent1" w:themeShade="BF"/>
              </w:rPr>
              <w:t>MySQL</w:t>
            </w:r>
          </w:p>
        </w:tc>
        <w:tc>
          <w:tcPr>
            <w:tcW w:w="1873" w:type="dxa"/>
          </w:tcPr>
          <w:p w14:paraId="7B04FA47" w14:textId="2959A7EF" w:rsidR="00703779" w:rsidRDefault="00703779" w:rsidP="540ED12E">
            <w:pPr>
              <w:widowControl w:val="0"/>
              <w:tabs>
                <w:tab w:val="left" w:pos="6270"/>
              </w:tabs>
              <w:spacing w:after="120" w:line="240" w:lineRule="auto"/>
              <w:ind w:left="426" w:firstLine="359"/>
              <w:jc w:val="both"/>
              <w:rPr>
                <w:i/>
                <w:iCs/>
                <w:color w:val="365F91"/>
              </w:rPr>
            </w:pPr>
          </w:p>
        </w:tc>
      </w:tr>
    </w:tbl>
    <w:p w14:paraId="1A939487" w14:textId="77777777" w:rsidR="00703779" w:rsidRDefault="00703779">
      <w:bookmarkStart w:id="46" w:name="_32hioqz" w:colFirst="0" w:colLast="0"/>
      <w:bookmarkStart w:id="47" w:name="_1hmsyys" w:colFirst="0" w:colLast="0"/>
      <w:bookmarkEnd w:id="46"/>
      <w:bookmarkEnd w:id="47"/>
    </w:p>
    <w:p w14:paraId="0A3D0AB2" w14:textId="77777777" w:rsidR="00703779" w:rsidRDefault="00727FC9">
      <w:pPr>
        <w:pStyle w:val="Ttulo2"/>
        <w:spacing w:line="360" w:lineRule="auto"/>
        <w:jc w:val="both"/>
      </w:pPr>
      <w:bookmarkStart w:id="48" w:name="_Toc171031519"/>
      <w:r>
        <w:t>5</w:t>
      </w:r>
      <w:r w:rsidR="00E13AC0">
        <w:t>.4 Otros diagramas según corresponda</w:t>
      </w:r>
      <w:bookmarkEnd w:id="48"/>
    </w:p>
    <w:p w14:paraId="1DB7426A" w14:textId="36F99D20" w:rsidR="762F4F2F" w:rsidRDefault="009D11DB" w:rsidP="762F4F2F">
      <w:pPr>
        <w:spacing w:line="360" w:lineRule="auto"/>
        <w:jc w:val="both"/>
        <w:rPr>
          <w:i/>
          <w:iCs/>
        </w:rPr>
      </w:pPr>
      <w:bookmarkStart w:id="49" w:name="_2grqrue"/>
      <w:bookmarkEnd w:id="49"/>
      <w:r>
        <w:rPr>
          <w:i/>
          <w:iCs/>
        </w:rPr>
        <w:t>DIAGRAMA DE ENTIDAD RELACION:</w:t>
      </w:r>
    </w:p>
    <w:p w14:paraId="2E48DF65" w14:textId="7DE09C77" w:rsidR="09FC621F" w:rsidRDefault="09FC621F" w:rsidP="762F4F2F">
      <w:pPr>
        <w:spacing w:line="360" w:lineRule="auto"/>
        <w:jc w:val="both"/>
      </w:pPr>
    </w:p>
    <w:p w14:paraId="6AA258D8" w14:textId="5841D382" w:rsidR="00703779" w:rsidRDefault="0FAEC1FE" w:rsidP="5D08E63E">
      <w:r>
        <w:rPr>
          <w:noProof/>
        </w:rPr>
        <w:drawing>
          <wp:inline distT="0" distB="0" distL="0" distR="0" wp14:anchorId="4D017201" wp14:editId="601372DF">
            <wp:extent cx="5734052" cy="3629025"/>
            <wp:effectExtent l="0" t="0" r="0" b="0"/>
            <wp:docPr id="1476198221" name="Imagen 147619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CAD" w14:textId="26214EF0" w:rsidR="00703779" w:rsidRDefault="00727FC9" w:rsidP="009D11DB">
      <w:pPr>
        <w:pStyle w:val="Ttulo2"/>
      </w:pPr>
      <w:bookmarkStart w:id="50" w:name="_Toc171031520"/>
      <w:r>
        <w:t>5</w:t>
      </w:r>
      <w:r w:rsidR="00E13AC0">
        <w:t>.5 Estándar de codificación</w:t>
      </w:r>
      <w:bookmarkEnd w:id="50"/>
      <w:r w:rsidR="00E13AC0">
        <w:br w:type="page"/>
      </w:r>
    </w:p>
    <w:p w14:paraId="36AF6883" w14:textId="77777777" w:rsidR="00703779" w:rsidRDefault="00703779"/>
    <w:p w14:paraId="1C0157D6" w14:textId="432BB89D" w:rsidR="00703779" w:rsidRPr="00D90527" w:rsidRDefault="00727FC9" w:rsidP="00D90527">
      <w:pPr>
        <w:pStyle w:val="Ttulo1"/>
        <w:spacing w:before="60"/>
        <w:ind w:firstLine="708"/>
        <w:jc w:val="right"/>
      </w:pPr>
      <w:bookmarkStart w:id="51" w:name="_Toc171031521"/>
      <w:r>
        <w:t>6</w:t>
      </w:r>
      <w:r w:rsidR="00E13AC0">
        <w:t>. Plan de pruebas</w:t>
      </w:r>
      <w:bookmarkEnd w:id="51"/>
      <w:r w:rsidR="00E13AC0">
        <w:t xml:space="preserve"> </w:t>
      </w:r>
    </w:p>
    <w:p w14:paraId="3691E7B2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735691DF" w14:textId="77777777" w:rsidR="00703779" w:rsidRDefault="00E13AC0">
      <w:pPr>
        <w:spacing w:before="60"/>
        <w:jc w:val="center"/>
        <w:rPr>
          <w:color w:val="003366"/>
          <w:sz w:val="24"/>
          <w:szCs w:val="24"/>
        </w:rPr>
      </w:pPr>
      <w:r>
        <w:rPr>
          <w:b/>
          <w:color w:val="003366"/>
          <w:sz w:val="24"/>
          <w:szCs w:val="24"/>
        </w:rPr>
        <w:t>Historia de Revisión</w:t>
      </w:r>
    </w:p>
    <w:p w14:paraId="526770CE" w14:textId="77777777" w:rsidR="00703779" w:rsidRDefault="00703779">
      <w:pPr>
        <w:rPr>
          <w:sz w:val="24"/>
          <w:szCs w:val="24"/>
        </w:rPr>
      </w:pPr>
    </w:p>
    <w:tbl>
      <w:tblPr>
        <w:tblStyle w:val="ab"/>
        <w:tblW w:w="9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8"/>
        <w:gridCol w:w="1488"/>
        <w:gridCol w:w="4749"/>
        <w:gridCol w:w="1705"/>
      </w:tblGrid>
      <w:tr w:rsidR="00703779" w14:paraId="1CC3010E" w14:textId="77777777">
        <w:trPr>
          <w:cantSplit/>
          <w:tblHeader/>
        </w:trPr>
        <w:tc>
          <w:tcPr>
            <w:tcW w:w="1488" w:type="dxa"/>
            <w:shd w:val="clear" w:color="auto" w:fill="CCCCCC"/>
          </w:tcPr>
          <w:p w14:paraId="50035AD0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1488" w:type="dxa"/>
            <w:shd w:val="clear" w:color="auto" w:fill="CCCCCC"/>
          </w:tcPr>
          <w:p w14:paraId="58A45C3B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4749" w:type="dxa"/>
            <w:shd w:val="clear" w:color="auto" w:fill="CCCCCC"/>
          </w:tcPr>
          <w:p w14:paraId="544FB5A8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1705" w:type="dxa"/>
            <w:shd w:val="clear" w:color="auto" w:fill="CCCCCC"/>
          </w:tcPr>
          <w:p w14:paraId="06BFC86E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703779" w14:paraId="7CBEED82" w14:textId="77777777">
        <w:trPr>
          <w:cantSplit/>
          <w:tblHeader/>
        </w:trPr>
        <w:tc>
          <w:tcPr>
            <w:tcW w:w="1488" w:type="dxa"/>
          </w:tcPr>
          <w:p w14:paraId="6E36661F" w14:textId="36B639AB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28/06/2024</w:t>
            </w:r>
          </w:p>
        </w:tc>
        <w:tc>
          <w:tcPr>
            <w:tcW w:w="1488" w:type="dxa"/>
          </w:tcPr>
          <w:p w14:paraId="38645DC7" w14:textId="468F6AEF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1.0.6</w:t>
            </w:r>
          </w:p>
        </w:tc>
        <w:tc>
          <w:tcPr>
            <w:tcW w:w="4749" w:type="dxa"/>
          </w:tcPr>
          <w:p w14:paraId="135E58C4" w14:textId="75B33E72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Testeo de cada funcionalidad.</w:t>
            </w:r>
          </w:p>
        </w:tc>
        <w:tc>
          <w:tcPr>
            <w:tcW w:w="1705" w:type="dxa"/>
          </w:tcPr>
          <w:p w14:paraId="62EBF9A1" w14:textId="3C129FB8" w:rsidR="00703779" w:rsidRDefault="00D9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Federico </w:t>
            </w:r>
            <w:proofErr w:type="spellStart"/>
            <w:r>
              <w:rPr>
                <w:sz w:val="24"/>
                <w:szCs w:val="24"/>
              </w:rPr>
              <w:t>Rossendy</w:t>
            </w:r>
            <w:proofErr w:type="spellEnd"/>
          </w:p>
        </w:tc>
      </w:tr>
      <w:tr w:rsidR="00703779" w14:paraId="0C6C2CD5" w14:textId="77777777">
        <w:trPr>
          <w:cantSplit/>
          <w:trHeight w:val="60"/>
          <w:tblHeader/>
        </w:trPr>
        <w:tc>
          <w:tcPr>
            <w:tcW w:w="1488" w:type="dxa"/>
          </w:tcPr>
          <w:p w14:paraId="709E88E4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488" w:type="dxa"/>
          </w:tcPr>
          <w:p w14:paraId="508C98E9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4749" w:type="dxa"/>
          </w:tcPr>
          <w:p w14:paraId="779F8E76" w14:textId="77777777" w:rsidR="00703779" w:rsidRDefault="00703779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14:paraId="7818863E" w14:textId="77777777" w:rsidR="00703779" w:rsidRDefault="00703779">
            <w:pPr>
              <w:rPr>
                <w:sz w:val="24"/>
                <w:szCs w:val="24"/>
              </w:rPr>
            </w:pPr>
          </w:p>
        </w:tc>
      </w:tr>
    </w:tbl>
    <w:p w14:paraId="44F69B9A" w14:textId="77777777" w:rsidR="00703779" w:rsidRDefault="00703779">
      <w:pPr>
        <w:spacing w:before="60"/>
        <w:jc w:val="center"/>
        <w:rPr>
          <w:color w:val="003366"/>
          <w:sz w:val="24"/>
          <w:szCs w:val="24"/>
        </w:rPr>
      </w:pPr>
    </w:p>
    <w:p w14:paraId="5F07D11E" w14:textId="77777777" w:rsidR="00703779" w:rsidRDefault="00703779"/>
    <w:p w14:paraId="37712549" w14:textId="01A80811" w:rsidR="00727FC9" w:rsidRDefault="00727FC9" w:rsidP="56A74E4A">
      <w:pPr>
        <w:pStyle w:val="Ttulo2"/>
      </w:pPr>
      <w:bookmarkStart w:id="52" w:name="_Toc171031522"/>
      <w:r>
        <w:t>6.</w:t>
      </w:r>
      <w:r w:rsidR="00E13AC0">
        <w:t>1 Diseño y ejecución de casos de prueba</w:t>
      </w:r>
      <w:bookmarkEnd w:id="52"/>
    </w:p>
    <w:p w14:paraId="6327310E" w14:textId="0DF05914" w:rsidR="56A74E4A" w:rsidRDefault="56A74E4A" w:rsidP="56A74E4A"/>
    <w:p w14:paraId="6971C145" w14:textId="0F315C3F" w:rsidR="49C90D4B" w:rsidRDefault="49C90D4B" w:rsidP="56A74E4A">
      <w:r>
        <w:t xml:space="preserve">Diseñamos el caso de </w:t>
      </w:r>
    </w:p>
    <w:p w14:paraId="41508A3C" w14:textId="77777777" w:rsidR="00703779" w:rsidRDefault="00703779"/>
    <w:tbl>
      <w:tblPr>
        <w:tblStyle w:val="ac"/>
        <w:tblW w:w="6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235"/>
        <w:gridCol w:w="2235"/>
      </w:tblGrid>
      <w:tr w:rsidR="00703779" w14:paraId="4DACFE11" w14:textId="77777777" w:rsidTr="14E6B8CB">
        <w:trPr>
          <w:cantSplit/>
          <w:tblHeader/>
        </w:trPr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2350" w14:textId="77777777" w:rsidR="00703779" w:rsidRDefault="00E13AC0">
            <w:pPr>
              <w:widowControl w:val="0"/>
              <w:spacing w:line="240" w:lineRule="auto"/>
            </w:pPr>
            <w:r>
              <w:t>Requerimiento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D920A" w14:textId="77777777" w:rsidR="00703779" w:rsidRDefault="00E13AC0">
            <w:pPr>
              <w:widowControl w:val="0"/>
              <w:spacing w:line="240" w:lineRule="auto"/>
            </w:pPr>
            <w:r>
              <w:t>Escenario de prueba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4B71C" w14:textId="77777777" w:rsidR="00703779" w:rsidRDefault="00E13AC0">
            <w:pPr>
              <w:widowControl w:val="0"/>
              <w:spacing w:line="240" w:lineRule="auto"/>
            </w:pPr>
            <w:r>
              <w:t>Resultado</w:t>
            </w:r>
          </w:p>
        </w:tc>
      </w:tr>
      <w:tr w:rsidR="00703779" w14:paraId="61D67F4B" w14:textId="77777777" w:rsidTr="14E6B8CB">
        <w:trPr>
          <w:cantSplit/>
          <w:trHeight w:val="300"/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CDB7" w14:textId="0624C50F" w:rsidR="00703779" w:rsidRDefault="6C91DA76">
            <w:pPr>
              <w:widowControl w:val="0"/>
              <w:spacing w:line="240" w:lineRule="auto"/>
            </w:pPr>
            <w:r>
              <w:t>Requerimiento 1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F7243" w14:textId="77777777" w:rsidR="00703779" w:rsidRDefault="00E13AC0">
            <w:pPr>
              <w:widowControl w:val="0"/>
              <w:spacing w:line="240" w:lineRule="auto"/>
            </w:pPr>
            <w:r>
              <w:t>Verificar que ante x situación, suceda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F35C" w14:textId="77777777" w:rsidR="00703779" w:rsidRDefault="00E13AC0">
            <w:pPr>
              <w:widowControl w:val="0"/>
              <w:spacing w:line="240" w:lineRule="auto"/>
            </w:pPr>
            <w:r>
              <w:t>Aprobado/Fallo</w:t>
            </w:r>
          </w:p>
        </w:tc>
      </w:tr>
      <w:tr w:rsidR="00703779" w14:paraId="7C7A37E1" w14:textId="77777777" w:rsidTr="14E6B8CB">
        <w:trPr>
          <w:cantSplit/>
          <w:tblHeader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4F80" w14:textId="77777777" w:rsidR="00703779" w:rsidRDefault="00E13AC0">
            <w:pPr>
              <w:widowControl w:val="0"/>
              <w:spacing w:line="240" w:lineRule="auto"/>
            </w:pPr>
            <w:r>
              <w:t>...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8F60D" w14:textId="77777777" w:rsidR="00703779" w:rsidRDefault="00E13AC0">
            <w:pPr>
              <w:widowControl w:val="0"/>
              <w:spacing w:line="240" w:lineRule="auto"/>
            </w:pPr>
            <w:r>
              <w:t>...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A2F3" w14:textId="77777777" w:rsidR="00703779" w:rsidRDefault="00E13AC0">
            <w:pPr>
              <w:widowControl w:val="0"/>
              <w:spacing w:line="240" w:lineRule="auto"/>
            </w:pPr>
            <w:r>
              <w:t>...</w:t>
            </w:r>
          </w:p>
        </w:tc>
      </w:tr>
    </w:tbl>
    <w:p w14:paraId="43D6B1D6" w14:textId="77777777" w:rsidR="00703779" w:rsidRDefault="00703779"/>
    <w:p w14:paraId="434AD271" w14:textId="4240476D" w:rsidR="0C6916B3" w:rsidRDefault="0C6916B3" w:rsidP="14E6B8CB">
      <w:r>
        <w:t xml:space="preserve">Diseñamos el caso de </w:t>
      </w:r>
      <w:r w:rsidR="6B0BD1A0">
        <w:t>Ingresar un Automotor.</w:t>
      </w:r>
    </w:p>
    <w:p w14:paraId="612FC9A7" w14:textId="77777777" w:rsidR="14E6B8CB" w:rsidRDefault="14E6B8CB"/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235"/>
        <w:gridCol w:w="2235"/>
        <w:gridCol w:w="2235"/>
      </w:tblGrid>
      <w:tr w:rsidR="14E6B8CB" w14:paraId="4C00747B" w14:textId="77777777" w:rsidTr="5D08E63E">
        <w:trPr>
          <w:trHeight w:val="300"/>
        </w:trPr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EA3F" w14:textId="77777777" w:rsidR="14E6B8CB" w:rsidRDefault="14E6B8CB" w:rsidP="14E6B8CB">
            <w:pPr>
              <w:widowControl w:val="0"/>
              <w:spacing w:line="240" w:lineRule="auto"/>
            </w:pPr>
            <w:r>
              <w:t>Requerimiento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60C8" w14:textId="77777777" w:rsidR="14E6B8CB" w:rsidRDefault="14E6B8CB" w:rsidP="14E6B8CB">
            <w:pPr>
              <w:widowControl w:val="0"/>
              <w:spacing w:line="240" w:lineRule="auto"/>
            </w:pPr>
            <w:r>
              <w:t>Escenario de prueba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054F8" w14:textId="77777777" w:rsidR="14E6B8CB" w:rsidRDefault="14E6B8CB" w:rsidP="14E6B8CB">
            <w:pPr>
              <w:widowControl w:val="0"/>
              <w:spacing w:line="240" w:lineRule="auto"/>
            </w:pPr>
            <w:r>
              <w:t>Resultado</w:t>
            </w:r>
          </w:p>
        </w:tc>
      </w:tr>
      <w:tr w:rsidR="14E6B8CB" w14:paraId="2AB9F3DA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6840B" w14:textId="012CC1F0" w:rsidR="6199F95A" w:rsidRDefault="6199F95A" w:rsidP="14E6B8CB">
            <w:pPr>
              <w:widowControl w:val="0"/>
              <w:spacing w:line="240" w:lineRule="auto"/>
            </w:pPr>
            <w:r>
              <w:t>Ingresar un automotor por primera vez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D1B4A" w14:textId="6E54290A" w:rsidR="6199F95A" w:rsidRDefault="1AE8E992" w:rsidP="14E6B8CB">
            <w:pPr>
              <w:widowControl w:val="0"/>
              <w:spacing w:line="240" w:lineRule="auto"/>
            </w:pPr>
            <w:r>
              <w:t xml:space="preserve">La </w:t>
            </w:r>
            <w:r w:rsidR="57F95428">
              <w:t>aplicación</w:t>
            </w:r>
            <w:r>
              <w:t xml:space="preserve"> </w:t>
            </w:r>
            <w:r w:rsidR="45DA8CD7">
              <w:t>recibirá</w:t>
            </w:r>
            <w:r>
              <w:t xml:space="preserve"> todos los datos del usuario, tales que no sean repetidos.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5967A" w14:textId="73B6065A" w:rsidR="14E6B8CB" w:rsidRDefault="6CF8721E" w:rsidP="14E6B8CB">
            <w:pPr>
              <w:widowControl w:val="0"/>
              <w:spacing w:line="240" w:lineRule="auto"/>
            </w:pPr>
            <w:r>
              <w:t>Aprobado</w:t>
            </w:r>
            <w:r w:rsidR="7431D8A6">
              <w:t xml:space="preserve"> -&gt; se </w:t>
            </w:r>
            <w:r w:rsidR="117D8B59">
              <w:t>ingresó</w:t>
            </w:r>
            <w:r w:rsidR="7431D8A6">
              <w:t xml:space="preserve"> correctamente</w:t>
            </w:r>
          </w:p>
        </w:tc>
      </w:tr>
      <w:tr w:rsidR="14E6B8CB" w14:paraId="1689C63A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48BDF" w14:textId="37AC90B4" w:rsidR="29A5A889" w:rsidRDefault="29A5A889" w:rsidP="14E6B8CB">
            <w:pPr>
              <w:widowControl w:val="0"/>
              <w:spacing w:line="240" w:lineRule="auto"/>
            </w:pPr>
            <w:r>
              <w:t>Caso 1:</w:t>
            </w:r>
          </w:p>
          <w:p w14:paraId="27638345" w14:textId="1E611D05" w:rsidR="29A5A889" w:rsidRDefault="29A5A889" w:rsidP="14E6B8CB">
            <w:pPr>
              <w:widowControl w:val="0"/>
              <w:spacing w:line="240" w:lineRule="auto"/>
            </w:pPr>
            <w:r>
              <w:t>Se ingresa un dominio repetido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6E6FA" w14:textId="773F6A84" w:rsidR="29A5A889" w:rsidRDefault="7431D8A6" w:rsidP="14E6B8CB">
            <w:pPr>
              <w:widowControl w:val="0"/>
              <w:spacing w:line="240" w:lineRule="auto"/>
            </w:pPr>
            <w:r>
              <w:t xml:space="preserve">La </w:t>
            </w:r>
            <w:r w:rsidR="1B5851F8">
              <w:t>aplicación</w:t>
            </w:r>
            <w:r>
              <w:t xml:space="preserve"> rebotara el ingreso de los datos ya que ese automotor fue ingresado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04D2" w14:textId="0D83E5A2" w:rsidR="5F4A69A8" w:rsidRDefault="5F4A69A8" w:rsidP="14E6B8CB">
            <w:pPr>
              <w:widowControl w:val="0"/>
              <w:spacing w:line="240" w:lineRule="auto"/>
            </w:pPr>
            <w:r>
              <w:t>Fallo-&gt; el automotor ya fue ingresado</w:t>
            </w:r>
          </w:p>
        </w:tc>
      </w:tr>
      <w:tr w:rsidR="14E6B8CB" w14:paraId="4CC14733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7CB4" w14:textId="0797B309" w:rsidR="53F21267" w:rsidRDefault="53F21267" w:rsidP="14E6B8CB">
            <w:pPr>
              <w:spacing w:line="240" w:lineRule="auto"/>
            </w:pPr>
            <w:r>
              <w:t>Caso 2:</w:t>
            </w:r>
          </w:p>
          <w:p w14:paraId="44D42367" w14:textId="47D3E30F" w:rsidR="53F21267" w:rsidRDefault="0A4FAC0F" w:rsidP="14E6B8CB">
            <w:pPr>
              <w:spacing w:line="240" w:lineRule="auto"/>
            </w:pPr>
            <w:r>
              <w:t xml:space="preserve">Dominio que es mayor a 8 </w:t>
            </w:r>
            <w:r w:rsidR="3BEB3C11">
              <w:lastRenderedPageBreak/>
              <w:t>números</w:t>
            </w:r>
            <w:r>
              <w:t>/caracteres o menor a 6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C38C" w14:textId="528908DD" w:rsidR="53F21267" w:rsidRDefault="0A4FAC0F" w:rsidP="14E6B8CB">
            <w:pPr>
              <w:spacing w:line="240" w:lineRule="auto"/>
            </w:pPr>
            <w:r>
              <w:lastRenderedPageBreak/>
              <w:t>La</w:t>
            </w:r>
            <w:r w:rsidR="7B2A4042">
              <w:t xml:space="preserve"> </w:t>
            </w:r>
            <w:r w:rsidR="1DB076CB">
              <w:t>aplicación</w:t>
            </w:r>
            <w:r w:rsidR="7B2A4042">
              <w:t xml:space="preserve"> rebotara el ingreso de los datos ya que </w:t>
            </w:r>
            <w:r w:rsidR="7B2A4042">
              <w:lastRenderedPageBreak/>
              <w:t>este automotor no acepta un rango que no esté comprendido entre 6 a 8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9E0D0" w14:textId="0FF9F863" w:rsidR="3ACD0DB0" w:rsidRDefault="7B2A4042" w:rsidP="14E6B8CB">
            <w:pPr>
              <w:spacing w:line="240" w:lineRule="auto"/>
            </w:pPr>
            <w:r>
              <w:lastRenderedPageBreak/>
              <w:t xml:space="preserve">Fallo-&gt; </w:t>
            </w:r>
            <w:r w:rsidR="48C7E97B">
              <w:t>No lo ace</w:t>
            </w:r>
          </w:p>
        </w:tc>
      </w:tr>
      <w:tr w:rsidR="14E6B8CB" w14:paraId="03005B25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89F9F" w14:textId="017F4D30" w:rsidR="3665FC8D" w:rsidRDefault="3665FC8D" w:rsidP="14E6B8CB">
            <w:pPr>
              <w:spacing w:line="240" w:lineRule="auto"/>
            </w:pPr>
            <w:r>
              <w:t>Caso 3:</w:t>
            </w:r>
          </w:p>
          <w:p w14:paraId="09269C2C" w14:textId="465C9359" w:rsidR="58660447" w:rsidRDefault="58660447" w:rsidP="14E6B8CB">
            <w:pPr>
              <w:spacing w:line="240" w:lineRule="auto"/>
            </w:pPr>
            <w:r>
              <w:t>Se ingresa un DNI titular que no existe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6CA05" w14:textId="69872BD6" w:rsidR="58660447" w:rsidRDefault="58660447" w:rsidP="14E6B8CB">
            <w:pPr>
              <w:spacing w:line="240" w:lineRule="auto"/>
            </w:pPr>
            <w:r>
              <w:t>En este caso veremos si el sistema presentara</w:t>
            </w:r>
          </w:p>
          <w:p w14:paraId="62FEC6DF" w14:textId="3523B6A8" w:rsidR="58660447" w:rsidRDefault="58660447" w:rsidP="14E6B8CB">
            <w:pPr>
              <w:spacing w:line="240" w:lineRule="auto"/>
            </w:pPr>
            <w:r>
              <w:t>Si el nuevo dominio se le agregara al titular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9BBBE" w14:textId="64CDC477" w:rsidR="58660447" w:rsidRDefault="58660447" w:rsidP="14E6B8CB">
            <w:pPr>
              <w:spacing w:line="240" w:lineRule="auto"/>
            </w:pPr>
            <w:r>
              <w:t>Fallo-&gt; perfecto, ya que si no encuentra el titular no se le agrega el auto</w:t>
            </w:r>
          </w:p>
        </w:tc>
      </w:tr>
    </w:tbl>
    <w:p w14:paraId="71D8EA25" w14:textId="23214013" w:rsidR="14E6B8CB" w:rsidRDefault="14E6B8CB"/>
    <w:p w14:paraId="3C4F5FEE" w14:textId="37A9C734" w:rsidR="14E6B8CB" w:rsidRDefault="14E6B8CB" w:rsidP="14E6B8CB"/>
    <w:p w14:paraId="29EE26E8" w14:textId="0173AD9B" w:rsidR="6B6BC76B" w:rsidRDefault="6B6BC76B" w:rsidP="14E6B8CB">
      <w:r>
        <w:t>Diseñamos casos de Modificar automotor</w:t>
      </w:r>
    </w:p>
    <w:p w14:paraId="38968063" w14:textId="5E8CB3AD" w:rsidR="14E6B8CB" w:rsidRDefault="14E6B8CB" w:rsidP="14E6B8CB"/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235"/>
        <w:gridCol w:w="2235"/>
        <w:gridCol w:w="2235"/>
      </w:tblGrid>
      <w:tr w:rsidR="14E6B8CB" w14:paraId="7EC5B86F" w14:textId="77777777" w:rsidTr="5D08E63E">
        <w:trPr>
          <w:trHeight w:val="300"/>
        </w:trPr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34189" w14:textId="77777777" w:rsidR="14E6B8CB" w:rsidRDefault="14E6B8CB" w:rsidP="14E6B8CB">
            <w:pPr>
              <w:widowControl w:val="0"/>
              <w:spacing w:line="240" w:lineRule="auto"/>
            </w:pPr>
            <w:r>
              <w:t>Requerimiento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9E72" w14:textId="77777777" w:rsidR="14E6B8CB" w:rsidRDefault="14E6B8CB" w:rsidP="14E6B8CB">
            <w:pPr>
              <w:widowControl w:val="0"/>
              <w:spacing w:line="240" w:lineRule="auto"/>
            </w:pPr>
            <w:r>
              <w:t>Escenario de prueba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7426A" w14:textId="77777777" w:rsidR="14E6B8CB" w:rsidRDefault="14E6B8CB" w:rsidP="14E6B8CB">
            <w:pPr>
              <w:widowControl w:val="0"/>
              <w:spacing w:line="240" w:lineRule="auto"/>
            </w:pPr>
            <w:r>
              <w:t>Resultado</w:t>
            </w:r>
          </w:p>
        </w:tc>
      </w:tr>
      <w:tr w:rsidR="14E6B8CB" w14:paraId="0FB98842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2E8A7" w14:textId="1C5CE1DA" w:rsidR="0DBB3409" w:rsidRDefault="68C6818D" w:rsidP="14E6B8CB">
            <w:pPr>
              <w:widowControl w:val="0"/>
              <w:spacing w:line="240" w:lineRule="auto"/>
            </w:pPr>
            <w:r>
              <w:t xml:space="preserve">Se ingresa el dominio, </w:t>
            </w:r>
            <w:r w:rsidR="34756CFE">
              <w:t>DNI</w:t>
            </w:r>
            <w:r>
              <w:t xml:space="preserve"> y municipio correctamente</w:t>
            </w:r>
            <w:r w:rsidR="0DBB3409">
              <w:br/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67C28" w14:textId="740B1159" w:rsidR="54CADFBD" w:rsidRDefault="0C5693AB" w:rsidP="14E6B8CB">
            <w:pPr>
              <w:widowControl w:val="0"/>
              <w:spacing w:line="240" w:lineRule="auto"/>
            </w:pPr>
            <w:r>
              <w:t>Se verifica</w:t>
            </w:r>
            <w:r w:rsidR="2AB4589D">
              <w:t xml:space="preserve"> los datos, buscamos el dominio y si este se encuentra, se </w:t>
            </w:r>
            <w:r w:rsidR="6121BE2D">
              <w:t>traerá</w:t>
            </w:r>
            <w:r w:rsidR="2AB4589D">
              <w:t xml:space="preserve"> los datos del titular.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910E" w14:textId="789C0057" w:rsidR="17AA719B" w:rsidRDefault="17AA719B" w:rsidP="14E6B8CB">
            <w:pPr>
              <w:widowControl w:val="0"/>
              <w:spacing w:line="240" w:lineRule="auto"/>
            </w:pPr>
            <w:r>
              <w:t>Aprobado-&gt; se modifica correctamente</w:t>
            </w:r>
          </w:p>
        </w:tc>
      </w:tr>
      <w:tr w:rsidR="14E6B8CB" w14:paraId="0CD2EC3B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185C" w14:textId="34AFF659" w:rsidR="383C53A3" w:rsidRDefault="383C53A3" w:rsidP="14E6B8CB">
            <w:pPr>
              <w:widowControl w:val="0"/>
              <w:spacing w:line="240" w:lineRule="auto"/>
            </w:pPr>
            <w:r>
              <w:t>Caso 1:</w:t>
            </w:r>
          </w:p>
          <w:p w14:paraId="141A65D0" w14:textId="0182EF58" w:rsidR="17AA719B" w:rsidRDefault="17AA719B" w:rsidP="14E6B8CB">
            <w:pPr>
              <w:widowControl w:val="0"/>
              <w:spacing w:line="240" w:lineRule="auto"/>
            </w:pPr>
            <w:r>
              <w:t>Se ingresa un dominio que no se encuentra en el sistema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8A691" w14:textId="6DF4EC7F" w:rsidR="17AA719B" w:rsidRDefault="2AB4589D" w:rsidP="14E6B8CB">
            <w:pPr>
              <w:widowControl w:val="0"/>
              <w:spacing w:line="240" w:lineRule="auto"/>
            </w:pPr>
            <w:r>
              <w:t xml:space="preserve">Se verifica si este tiene titular, si no lo tiene </w:t>
            </w:r>
            <w:r w:rsidR="204591DB">
              <w:t>dará</w:t>
            </w:r>
            <w:r>
              <w:t xml:space="preserve"> un error y </w:t>
            </w:r>
            <w:r w:rsidR="5E5063D1">
              <w:t>dirá</w:t>
            </w:r>
            <w:r>
              <w:t xml:space="preserve"> que el dominio no tiene </w:t>
            </w:r>
            <w:r w:rsidR="7E65A568">
              <w:t>ningún</w:t>
            </w:r>
            <w:r>
              <w:t xml:space="preserve"> titular afiliado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D43BC" w14:textId="1909B170" w:rsidR="5D14E229" w:rsidRDefault="5D14E229" w:rsidP="14E6B8CB">
            <w:pPr>
              <w:widowControl w:val="0"/>
              <w:spacing w:line="240" w:lineRule="auto"/>
            </w:pPr>
            <w:r>
              <w:t>Fallo-&gt; se verifica que no existe titular con ese dominio</w:t>
            </w:r>
          </w:p>
        </w:tc>
      </w:tr>
      <w:tr w:rsidR="14E6B8CB" w14:paraId="06B20E97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D7D8A" w14:textId="6A527ED8" w:rsidR="557CBDC1" w:rsidRDefault="557CBDC1" w:rsidP="14E6B8CB">
            <w:pPr>
              <w:spacing w:line="240" w:lineRule="auto"/>
            </w:pPr>
            <w:r>
              <w:t>Caso 2:</w:t>
            </w:r>
          </w:p>
          <w:p w14:paraId="64DB06E5" w14:textId="6DD12DC8" w:rsidR="557CBDC1" w:rsidRDefault="557CBDC1" w:rsidP="14E6B8CB">
            <w:pPr>
              <w:spacing w:line="240" w:lineRule="auto"/>
            </w:pPr>
            <w:r>
              <w:t xml:space="preserve">No se ingresa </w:t>
            </w:r>
            <w:r w:rsidR="6D4FADCD">
              <w:t>ningún</w:t>
            </w:r>
            <w:r>
              <w:t xml:space="preserve"> dato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8A07E" w14:textId="73E142FD" w:rsidR="557CBDC1" w:rsidRDefault="557CBDC1" w:rsidP="14E6B8CB">
            <w:pPr>
              <w:spacing w:line="240" w:lineRule="auto"/>
            </w:pPr>
            <w:r>
              <w:t xml:space="preserve">Te </w:t>
            </w:r>
            <w:r w:rsidR="1D513125">
              <w:t>pedirá</w:t>
            </w:r>
            <w:r>
              <w:t xml:space="preserve"> </w:t>
            </w:r>
            <w:r w:rsidR="207270F4">
              <w:t>que,</w:t>
            </w:r>
            <w:r>
              <w:t xml:space="preserve"> </w:t>
            </w:r>
            <w:r w:rsidR="3491EDF0">
              <w:t>por favor</w:t>
            </w:r>
            <w:r>
              <w:t>, ingreses un DNI.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4B8D1" w14:textId="17CC153A" w:rsidR="557CBDC1" w:rsidRDefault="557CBDC1" w:rsidP="14E6B8CB">
            <w:pPr>
              <w:spacing w:line="240" w:lineRule="auto"/>
            </w:pPr>
            <w:r>
              <w:t>Aprobado-&gt; Caso borde.</w:t>
            </w:r>
          </w:p>
        </w:tc>
      </w:tr>
    </w:tbl>
    <w:p w14:paraId="51034B54" w14:textId="0CA5B043" w:rsidR="14E6B8CB" w:rsidRDefault="14E6B8CB" w:rsidP="14E6B8CB"/>
    <w:p w14:paraId="6E3F383F" w14:textId="295AB895" w:rsidR="557CBDC1" w:rsidRDefault="557CBDC1" w:rsidP="14E6B8CB">
      <w:r>
        <w:t>Diseñamos el caso de Eliminar Automotor</w:t>
      </w:r>
    </w:p>
    <w:p w14:paraId="21E8D5F8" w14:textId="77777777" w:rsidR="14E6B8CB" w:rsidRDefault="14E6B8CB"/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235"/>
        <w:gridCol w:w="2235"/>
        <w:gridCol w:w="2235"/>
      </w:tblGrid>
      <w:tr w:rsidR="14E6B8CB" w14:paraId="0D40F878" w14:textId="77777777" w:rsidTr="5D08E63E">
        <w:trPr>
          <w:trHeight w:val="300"/>
        </w:trPr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14E48" w14:textId="77777777" w:rsidR="14E6B8CB" w:rsidRDefault="14E6B8CB" w:rsidP="14E6B8CB">
            <w:pPr>
              <w:widowControl w:val="0"/>
              <w:spacing w:line="240" w:lineRule="auto"/>
            </w:pPr>
            <w:r>
              <w:t>Requerimiento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AD89" w14:textId="77777777" w:rsidR="14E6B8CB" w:rsidRDefault="14E6B8CB" w:rsidP="14E6B8CB">
            <w:pPr>
              <w:widowControl w:val="0"/>
              <w:spacing w:line="240" w:lineRule="auto"/>
            </w:pPr>
            <w:r>
              <w:t>Escenario de prueba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0B49" w14:textId="77777777" w:rsidR="14E6B8CB" w:rsidRDefault="14E6B8CB" w:rsidP="14E6B8CB">
            <w:pPr>
              <w:widowControl w:val="0"/>
              <w:spacing w:line="240" w:lineRule="auto"/>
            </w:pPr>
            <w:r>
              <w:t>Resultado</w:t>
            </w:r>
          </w:p>
        </w:tc>
      </w:tr>
      <w:tr w:rsidR="14E6B8CB" w14:paraId="389A15E4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F563" w14:textId="5955E98B" w:rsidR="0049DE0B" w:rsidRDefault="0049DE0B" w:rsidP="14E6B8CB">
            <w:pPr>
              <w:widowControl w:val="0"/>
              <w:spacing w:line="240" w:lineRule="auto"/>
            </w:pPr>
            <w:r>
              <w:t>Se requieren el dominio y DNI del titular.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F7494" w14:textId="3B156F3F" w:rsidR="0049DE0B" w:rsidRDefault="0049DE0B" w:rsidP="14E6B8CB">
            <w:pPr>
              <w:widowControl w:val="0"/>
              <w:spacing w:line="240" w:lineRule="auto"/>
            </w:pPr>
            <w:r>
              <w:t>Verifica que estos datos existan.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B766" w14:textId="59651EEA" w:rsidR="14E6B8CB" w:rsidRDefault="14E6B8CB" w:rsidP="14E6B8CB">
            <w:pPr>
              <w:widowControl w:val="0"/>
              <w:spacing w:line="240" w:lineRule="auto"/>
            </w:pPr>
            <w:r>
              <w:t>Aprobado</w:t>
            </w:r>
            <w:r w:rsidR="3DA7EFFF">
              <w:t xml:space="preserve"> -&gt; se elimina el titular</w:t>
            </w:r>
          </w:p>
        </w:tc>
      </w:tr>
      <w:tr w:rsidR="14E6B8CB" w14:paraId="6366986D" w14:textId="77777777" w:rsidTr="5D08E63E">
        <w:trPr>
          <w:trHeight w:val="12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E3D41" w14:textId="5533803D" w:rsidR="3DA7EFFF" w:rsidRDefault="3DA7EFFF" w:rsidP="14E6B8CB">
            <w:pPr>
              <w:widowControl w:val="0"/>
              <w:spacing w:line="240" w:lineRule="auto"/>
            </w:pPr>
            <w:r>
              <w:t>Caso 1:</w:t>
            </w:r>
          </w:p>
          <w:p w14:paraId="7A575E2B" w14:textId="0BEF7C39" w:rsidR="3DA7EFFF" w:rsidRDefault="1C6CBDF8" w:rsidP="14E6B8CB">
            <w:pPr>
              <w:widowControl w:val="0"/>
              <w:spacing w:line="240" w:lineRule="auto"/>
            </w:pPr>
            <w:r>
              <w:t xml:space="preserve">No se ingresa </w:t>
            </w:r>
            <w:r w:rsidR="13D5AA7B">
              <w:t>ningún</w:t>
            </w:r>
            <w:r>
              <w:t xml:space="preserve"> dato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69606" w14:textId="4BF3305F" w:rsidR="3DA7EFFF" w:rsidRDefault="3DA7EFFF" w:rsidP="14E6B8CB">
            <w:pPr>
              <w:widowControl w:val="0"/>
              <w:spacing w:line="240" w:lineRule="auto"/>
            </w:pPr>
            <w:r>
              <w:t xml:space="preserve">El sistema verificara que se ingresen datos, si no el sistema </w:t>
            </w:r>
            <w:r w:rsidR="47232C94">
              <w:t>aborta</w:t>
            </w:r>
            <w:r>
              <w:t xml:space="preserve"> la funcionalidad de </w:t>
            </w:r>
            <w:r>
              <w:lastRenderedPageBreak/>
              <w:t>eliminar y enviara un cartel de error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3D10" w14:textId="37C01001" w:rsidR="3DA7EFFF" w:rsidRDefault="3DA7EFFF" w:rsidP="14E6B8CB">
            <w:pPr>
              <w:widowControl w:val="0"/>
              <w:spacing w:line="240" w:lineRule="auto"/>
            </w:pPr>
            <w:r>
              <w:lastRenderedPageBreak/>
              <w:t>Fallo-&gt; se debe ingresar un dominio.</w:t>
            </w:r>
          </w:p>
        </w:tc>
      </w:tr>
      <w:tr w:rsidR="14E6B8CB" w14:paraId="2D947233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5D1F8" w14:textId="42F428A1" w:rsidR="3DA7EFFF" w:rsidRDefault="3DA7EFFF" w:rsidP="14E6B8CB">
            <w:pPr>
              <w:spacing w:line="240" w:lineRule="auto"/>
            </w:pPr>
            <w:r>
              <w:t>Caso 2:</w:t>
            </w:r>
          </w:p>
          <w:p w14:paraId="08F20C4F" w14:textId="5500E973" w:rsidR="3DA7EFFF" w:rsidRDefault="3DA7EFFF" w:rsidP="14E6B8CB">
            <w:pPr>
              <w:spacing w:line="240" w:lineRule="auto"/>
            </w:pPr>
            <w:r>
              <w:t>Se ingresa dominio, pero no DNI del titular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DCC99" w14:textId="02281C63" w:rsidR="3DA7EFFF" w:rsidRDefault="3DA7EFFF" w:rsidP="14E6B8CB">
            <w:pPr>
              <w:widowControl w:val="0"/>
              <w:spacing w:line="240" w:lineRule="auto"/>
            </w:pPr>
            <w:r>
              <w:t xml:space="preserve">El sistema verificara que se ingresen datos, si no el sistema </w:t>
            </w:r>
            <w:r w:rsidR="0C86A5B3">
              <w:t>aborta</w:t>
            </w:r>
            <w:r>
              <w:t xml:space="preserve"> la funcionalidad de eliminar y enviara un cartel de error</w:t>
            </w:r>
          </w:p>
          <w:p w14:paraId="554C22D2" w14:textId="50434F56" w:rsidR="14E6B8CB" w:rsidRDefault="14E6B8CB" w:rsidP="14E6B8CB">
            <w:pPr>
              <w:spacing w:line="240" w:lineRule="auto"/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EBE03" w14:textId="05F0E19E" w:rsidR="3DA7EFFF" w:rsidRDefault="3DA7EFFF" w:rsidP="14E6B8CB">
            <w:pPr>
              <w:spacing w:line="240" w:lineRule="auto"/>
            </w:pPr>
            <w:r>
              <w:t>Fallo-&gt; se debe ingresar el DNI del titular.</w:t>
            </w:r>
          </w:p>
        </w:tc>
      </w:tr>
    </w:tbl>
    <w:p w14:paraId="0315F209" w14:textId="77777777" w:rsidR="14E6B8CB" w:rsidRDefault="14E6B8CB"/>
    <w:p w14:paraId="0F9138BF" w14:textId="71B69F51" w:rsidR="14E6B8CB" w:rsidRDefault="14E6B8CB" w:rsidP="14E6B8CB"/>
    <w:p w14:paraId="343BE7F4" w14:textId="086CDBD9" w:rsidR="1744FDD3" w:rsidRDefault="1744FDD3" w:rsidP="14E6B8CB">
      <w:r>
        <w:t>Diseñamos el caso de Automotores con deuda</w:t>
      </w:r>
    </w:p>
    <w:p w14:paraId="1EFFF376" w14:textId="77777777" w:rsidR="14E6B8CB" w:rsidRDefault="14E6B8CB"/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235"/>
        <w:gridCol w:w="2235"/>
        <w:gridCol w:w="2235"/>
      </w:tblGrid>
      <w:tr w:rsidR="14E6B8CB" w14:paraId="42D54BAC" w14:textId="77777777" w:rsidTr="5D08E63E">
        <w:trPr>
          <w:trHeight w:val="300"/>
        </w:trPr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36995" w14:textId="77777777" w:rsidR="14E6B8CB" w:rsidRDefault="14E6B8CB" w:rsidP="14E6B8CB">
            <w:pPr>
              <w:widowControl w:val="0"/>
              <w:spacing w:line="240" w:lineRule="auto"/>
            </w:pPr>
            <w:r>
              <w:t>Requerimiento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74432" w14:textId="77777777" w:rsidR="14E6B8CB" w:rsidRDefault="14E6B8CB" w:rsidP="14E6B8CB">
            <w:pPr>
              <w:widowControl w:val="0"/>
              <w:spacing w:line="240" w:lineRule="auto"/>
            </w:pPr>
            <w:r>
              <w:t>Escenario de prueba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3F927" w14:textId="77777777" w:rsidR="14E6B8CB" w:rsidRDefault="14E6B8CB" w:rsidP="14E6B8CB">
            <w:pPr>
              <w:widowControl w:val="0"/>
              <w:spacing w:line="240" w:lineRule="auto"/>
            </w:pPr>
            <w:r>
              <w:t>Resultado</w:t>
            </w:r>
          </w:p>
        </w:tc>
      </w:tr>
      <w:tr w:rsidR="14E6B8CB" w14:paraId="00D5FEB4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AA490" w14:textId="2FDA43D2" w:rsidR="5DFC4988" w:rsidRDefault="5DFC4988" w:rsidP="14E6B8CB">
            <w:pPr>
              <w:widowControl w:val="0"/>
              <w:spacing w:line="240" w:lineRule="auto"/>
            </w:pPr>
            <w:r>
              <w:t xml:space="preserve">Se ingresa un domino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DFD7" w14:textId="66D573D3" w:rsidR="6F9AFE9A" w:rsidRDefault="6F9AFE9A" w:rsidP="14E6B8CB">
            <w:pPr>
              <w:widowControl w:val="0"/>
              <w:spacing w:line="240" w:lineRule="auto"/>
            </w:pPr>
            <w:r>
              <w:t>El sistema verificara que este dominio exista y tenga deudas existentes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CCF8" w14:textId="1D06E88C" w:rsidR="14E6B8CB" w:rsidRDefault="14E6B8CB" w:rsidP="14E6B8CB">
            <w:pPr>
              <w:widowControl w:val="0"/>
              <w:spacing w:line="240" w:lineRule="auto"/>
            </w:pPr>
            <w:r>
              <w:t>Aprobado</w:t>
            </w:r>
            <w:r w:rsidR="09C75DDB">
              <w:t>-&gt; nos devuelve una deuda.</w:t>
            </w:r>
          </w:p>
        </w:tc>
      </w:tr>
      <w:tr w:rsidR="14E6B8CB" w14:paraId="302FD9AE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15D3B" w14:textId="04C1DE85" w:rsidR="09C75DDB" w:rsidRDefault="09C75DDB" w:rsidP="14E6B8CB">
            <w:pPr>
              <w:widowControl w:val="0"/>
              <w:spacing w:line="240" w:lineRule="auto"/>
            </w:pPr>
            <w:r>
              <w:t xml:space="preserve">Caso 1: </w:t>
            </w:r>
          </w:p>
          <w:p w14:paraId="1DD8642F" w14:textId="7CAA5520" w:rsidR="09C75DDB" w:rsidRDefault="5080262A" w:rsidP="14E6B8CB">
            <w:pPr>
              <w:widowControl w:val="0"/>
              <w:spacing w:line="240" w:lineRule="auto"/>
            </w:pPr>
            <w:r>
              <w:t xml:space="preserve">No se ingresa </w:t>
            </w:r>
            <w:r w:rsidR="293CFB62">
              <w:t>ningún</w:t>
            </w:r>
            <w:r>
              <w:t xml:space="preserve"> dato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9AFCF" w14:textId="37F08BAA" w:rsidR="14E6B8CB" w:rsidRDefault="6F28AE15" w:rsidP="14E6B8CB">
            <w:pPr>
              <w:widowControl w:val="0"/>
              <w:spacing w:line="240" w:lineRule="auto"/>
            </w:pPr>
            <w:r>
              <w:t>El</w:t>
            </w:r>
            <w:r w:rsidR="474BCB06">
              <w:t xml:space="preserve"> sistema verificara que los datos este correctos, si no abortara la consulta con un cartel de error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3668" w14:textId="79AB7629" w:rsidR="415E98ED" w:rsidRDefault="415E98ED" w:rsidP="14E6B8CB">
            <w:pPr>
              <w:widowControl w:val="0"/>
              <w:spacing w:line="240" w:lineRule="auto"/>
            </w:pPr>
            <w:r>
              <w:t>Falla-&gt; se debe ingresar un dominio</w:t>
            </w:r>
          </w:p>
        </w:tc>
      </w:tr>
      <w:tr w:rsidR="14E6B8CB" w14:paraId="7CEF0A5F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2807C" w14:textId="2580D03B" w:rsidR="415E98ED" w:rsidRDefault="415E98ED" w:rsidP="14E6B8CB">
            <w:pPr>
              <w:spacing w:line="240" w:lineRule="auto"/>
            </w:pPr>
            <w:r>
              <w:t>Caso 2:</w:t>
            </w:r>
          </w:p>
          <w:p w14:paraId="775CD7FB" w14:textId="43116C78" w:rsidR="415E98ED" w:rsidRDefault="415E98ED" w:rsidP="14E6B8CB">
            <w:pPr>
              <w:spacing w:line="240" w:lineRule="auto"/>
            </w:pPr>
            <w:r>
              <w:t>Ingresa un dominio sin deudas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41AD" w14:textId="5E03AEFD" w:rsidR="415E98ED" w:rsidRDefault="415E98ED" w:rsidP="14E6B8CB">
            <w:pPr>
              <w:spacing w:line="240" w:lineRule="auto"/>
            </w:pPr>
            <w:r>
              <w:t>El sistema verificara que este dominio tengas deudas pendientes, si no le abortara la consulta con un cartel de error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D3CB3" w14:textId="492B4A79" w:rsidR="415E98ED" w:rsidRDefault="415E98ED" w:rsidP="14E6B8CB">
            <w:pPr>
              <w:spacing w:line="240" w:lineRule="auto"/>
            </w:pPr>
            <w:r>
              <w:t>Falla-&gt; Ingrese un automotor con deudas pendientes.</w:t>
            </w:r>
          </w:p>
        </w:tc>
      </w:tr>
      <w:tr w:rsidR="14E6B8CB" w14:paraId="320D1D18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3011" w14:textId="16C0BAF9" w:rsidR="1340C2A4" w:rsidRDefault="1340C2A4" w:rsidP="14E6B8CB">
            <w:pPr>
              <w:spacing w:line="240" w:lineRule="auto"/>
            </w:pPr>
            <w:r>
              <w:t>Caso 3:</w:t>
            </w:r>
          </w:p>
          <w:p w14:paraId="410FCCA5" w14:textId="33560033" w:rsidR="1340C2A4" w:rsidRDefault="7700D0C6" w:rsidP="14E6B8CB">
            <w:pPr>
              <w:spacing w:line="240" w:lineRule="auto"/>
            </w:pPr>
            <w:r>
              <w:t xml:space="preserve">Ingresa un dominio </w:t>
            </w:r>
            <w:r w:rsidR="43AA076B">
              <w:t>erróneo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CF69E" w14:textId="18B0BAA1" w:rsidR="40F6A727" w:rsidRDefault="40F6A727" w:rsidP="14E6B8CB">
            <w:pPr>
              <w:spacing w:line="240" w:lineRule="auto"/>
            </w:pPr>
            <w:r>
              <w:t>El sistema verificara que este dominio tengas deudas pendientes o exista, si no le abortara la consulta con un cartel de error</w:t>
            </w:r>
          </w:p>
          <w:p w14:paraId="223AF2EE" w14:textId="6AB819E1" w:rsidR="14E6B8CB" w:rsidRDefault="14E6B8CB" w:rsidP="14E6B8CB">
            <w:pPr>
              <w:spacing w:line="240" w:lineRule="auto"/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1630E" w14:textId="5155B2B3" w:rsidR="40F6A727" w:rsidRDefault="1F1FE8F9" w:rsidP="14E6B8CB">
            <w:pPr>
              <w:spacing w:line="240" w:lineRule="auto"/>
            </w:pPr>
            <w:r>
              <w:t xml:space="preserve">Fallo-&gt;No se </w:t>
            </w:r>
            <w:r w:rsidR="510403DB">
              <w:t>encontró</w:t>
            </w:r>
            <w:r>
              <w:t xml:space="preserve"> el dominio ingresado.</w:t>
            </w:r>
          </w:p>
        </w:tc>
      </w:tr>
    </w:tbl>
    <w:p w14:paraId="4ECC1788" w14:textId="4D0AD91F" w:rsidR="14E6B8CB" w:rsidRDefault="14E6B8CB" w:rsidP="14E6B8CB"/>
    <w:p w14:paraId="1F46260B" w14:textId="3496D150" w:rsidR="14E6B8CB" w:rsidRDefault="14E6B8CB" w:rsidP="14E6B8CB"/>
    <w:p w14:paraId="20D00D54" w14:textId="7C488E46" w:rsidR="517EED7A" w:rsidRDefault="517EED7A" w:rsidP="14E6B8CB">
      <w:r>
        <w:t xml:space="preserve">Diseñamos el caso de Facturas </w:t>
      </w:r>
      <w:r w:rsidR="31543BD6">
        <w:t>Impagas</w:t>
      </w:r>
    </w:p>
    <w:p w14:paraId="7580F744" w14:textId="77777777" w:rsidR="14E6B8CB" w:rsidRDefault="14E6B8CB"/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235"/>
        <w:gridCol w:w="2235"/>
        <w:gridCol w:w="2235"/>
      </w:tblGrid>
      <w:tr w:rsidR="14E6B8CB" w14:paraId="25689D58" w14:textId="77777777" w:rsidTr="5D08E63E">
        <w:trPr>
          <w:trHeight w:val="300"/>
        </w:trPr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12B12" w14:textId="77777777" w:rsidR="14E6B8CB" w:rsidRDefault="14E6B8CB" w:rsidP="14E6B8CB">
            <w:pPr>
              <w:widowControl w:val="0"/>
              <w:spacing w:line="240" w:lineRule="auto"/>
            </w:pPr>
            <w:r>
              <w:t>Requerimiento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8311" w14:textId="77777777" w:rsidR="14E6B8CB" w:rsidRDefault="14E6B8CB" w:rsidP="14E6B8CB">
            <w:pPr>
              <w:widowControl w:val="0"/>
              <w:spacing w:line="240" w:lineRule="auto"/>
            </w:pPr>
            <w:r>
              <w:t>Escenario de prueba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AC9E4" w14:textId="77777777" w:rsidR="14E6B8CB" w:rsidRDefault="14E6B8CB" w:rsidP="14E6B8CB">
            <w:pPr>
              <w:widowControl w:val="0"/>
              <w:spacing w:line="240" w:lineRule="auto"/>
            </w:pPr>
            <w:r>
              <w:t>Resultado</w:t>
            </w:r>
          </w:p>
        </w:tc>
      </w:tr>
      <w:tr w:rsidR="14E6B8CB" w14:paraId="14B318BC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D45AF" w14:textId="49E196F3" w:rsidR="76332260" w:rsidRDefault="76332260" w:rsidP="14E6B8CB">
            <w:pPr>
              <w:widowControl w:val="0"/>
              <w:spacing w:line="240" w:lineRule="auto"/>
            </w:pPr>
            <w:r>
              <w:t>Se ingresa un domino con facturas a pagar.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9A681" w14:textId="5A86FD39" w:rsidR="30A2AD70" w:rsidRDefault="1BD3BFFA" w:rsidP="14E6B8CB">
            <w:pPr>
              <w:widowControl w:val="0"/>
              <w:spacing w:line="240" w:lineRule="auto"/>
            </w:pPr>
            <w:r>
              <w:t xml:space="preserve">El sistema le </w:t>
            </w:r>
            <w:r w:rsidR="7800DEDD">
              <w:t>traerá</w:t>
            </w:r>
            <w:r>
              <w:t xml:space="preserve"> una lista si es que el dominio tiene alguna factura impaga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46F92" w14:textId="7954681F" w:rsidR="14E6B8CB" w:rsidRDefault="14E6B8CB" w:rsidP="14E6B8CB">
            <w:pPr>
              <w:widowControl w:val="0"/>
              <w:spacing w:line="240" w:lineRule="auto"/>
            </w:pPr>
            <w:r>
              <w:t>Aprobado</w:t>
            </w:r>
            <w:r w:rsidR="297F81D9">
              <w:t>-&gt; La lista le trae las facturas impagas.</w:t>
            </w:r>
          </w:p>
        </w:tc>
      </w:tr>
      <w:tr w:rsidR="14E6B8CB" w14:paraId="1067B3EE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A3B15" w14:textId="0A0D5B8C" w:rsidR="297F81D9" w:rsidRDefault="297F81D9" w:rsidP="14E6B8CB">
            <w:pPr>
              <w:widowControl w:val="0"/>
              <w:spacing w:line="240" w:lineRule="auto"/>
            </w:pPr>
            <w:r>
              <w:t>Caso 1:</w:t>
            </w:r>
          </w:p>
          <w:p w14:paraId="3E302528" w14:textId="65811A12" w:rsidR="297F81D9" w:rsidRDefault="297F81D9" w:rsidP="14E6B8CB">
            <w:pPr>
              <w:widowControl w:val="0"/>
              <w:spacing w:line="240" w:lineRule="auto"/>
            </w:pPr>
            <w:r>
              <w:t>Se ingresa un domino con facturas impagas y desea pagar.</w:t>
            </w:r>
          </w:p>
          <w:p w14:paraId="172CA7EF" w14:textId="47E46D6C" w:rsidR="14E6B8CB" w:rsidRDefault="14E6B8CB" w:rsidP="14E6B8CB">
            <w:pPr>
              <w:widowControl w:val="0"/>
              <w:spacing w:line="240" w:lineRule="auto"/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24A2F" w14:textId="2962670B" w:rsidR="297F81D9" w:rsidRDefault="37B7091B" w:rsidP="14E6B8CB">
            <w:pPr>
              <w:widowControl w:val="0"/>
              <w:spacing w:line="240" w:lineRule="auto"/>
            </w:pPr>
            <w:r>
              <w:t xml:space="preserve">El sistema le </w:t>
            </w:r>
            <w:r w:rsidR="286E48EC">
              <w:t>traerá</w:t>
            </w:r>
            <w:r>
              <w:t xml:space="preserve"> una lista si es que el dominio tiene alguna factura impaga y el cliente </w:t>
            </w:r>
            <w:r w:rsidR="4D6E0852">
              <w:t>decidirá</w:t>
            </w:r>
            <w:r>
              <w:t xml:space="preserve"> </w:t>
            </w:r>
            <w:r w:rsidR="14F239AD">
              <w:t>cuál</w:t>
            </w:r>
            <w:r>
              <w:t xml:space="preserve"> de estas </w:t>
            </w:r>
            <w:r w:rsidR="7FF61B9B">
              <w:t>pagará</w:t>
            </w:r>
            <w: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7B98" w14:textId="64BE7E5A" w:rsidR="297F81D9" w:rsidRDefault="297F81D9" w:rsidP="14E6B8CB">
            <w:pPr>
              <w:widowControl w:val="0"/>
              <w:spacing w:line="240" w:lineRule="auto"/>
            </w:pPr>
            <w:r>
              <w:t>Aprobado-&gt; La lista le trae las facturas impagas y le deja pagar correctamente una de estas.</w:t>
            </w:r>
          </w:p>
        </w:tc>
      </w:tr>
      <w:tr w:rsidR="14E6B8CB" w14:paraId="4CA22D10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612AC" w14:textId="7BDEB1F5" w:rsidR="297F81D9" w:rsidRDefault="297F81D9" w:rsidP="14E6B8CB">
            <w:pPr>
              <w:spacing w:line="240" w:lineRule="auto"/>
            </w:pPr>
            <w:r>
              <w:t>Caso 2:</w:t>
            </w:r>
          </w:p>
          <w:p w14:paraId="39E5D0FA" w14:textId="578C80D2" w:rsidR="297F81D9" w:rsidRDefault="37B7091B" w:rsidP="14E6B8CB">
            <w:pPr>
              <w:spacing w:line="240" w:lineRule="auto"/>
            </w:pPr>
            <w:r>
              <w:t xml:space="preserve">No se ingresa </w:t>
            </w:r>
            <w:r w:rsidR="4AEF3EA9">
              <w:t>ningún</w:t>
            </w:r>
            <w:r>
              <w:t xml:space="preserve"> dominio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4B680" w14:textId="3383FB21" w:rsidR="297F81D9" w:rsidRDefault="297F81D9" w:rsidP="14E6B8CB">
            <w:pPr>
              <w:spacing w:line="240" w:lineRule="auto"/>
            </w:pPr>
            <w:r>
              <w:t>El sistema verificara que el domino exista, si no abortara la funcionalidad con un cartel de error.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E5471" w14:textId="55729E45" w:rsidR="297F81D9" w:rsidRDefault="297F81D9" w:rsidP="14E6B8CB">
            <w:pPr>
              <w:spacing w:line="240" w:lineRule="auto"/>
            </w:pPr>
            <w:r>
              <w:t>Fallo-&gt; Ingrese el dominio.</w:t>
            </w:r>
          </w:p>
        </w:tc>
      </w:tr>
      <w:tr w:rsidR="14E6B8CB" w14:paraId="342ECBC1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520A4" w14:textId="6DF7A866" w:rsidR="297F81D9" w:rsidRDefault="297F81D9" w:rsidP="14E6B8CB">
            <w:pPr>
              <w:spacing w:line="240" w:lineRule="auto"/>
            </w:pPr>
            <w:r>
              <w:t>Caso 3:</w:t>
            </w:r>
          </w:p>
          <w:p w14:paraId="5E8F2620" w14:textId="2D52027B" w:rsidR="297F81D9" w:rsidRDefault="37B7091B" w:rsidP="14E6B8CB">
            <w:pPr>
              <w:spacing w:line="240" w:lineRule="auto"/>
            </w:pPr>
            <w:r>
              <w:t xml:space="preserve">Ingresa un domino </w:t>
            </w:r>
            <w:r w:rsidR="42807852">
              <w:t>erróneo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47FF" w14:textId="2BB76E75" w:rsidR="297F81D9" w:rsidRDefault="297F81D9" w:rsidP="14E6B8CB">
            <w:pPr>
              <w:spacing w:line="240" w:lineRule="auto"/>
            </w:pPr>
            <w:r>
              <w:t>El sistema verificara que el domino exista, si no abortara la funcionalidad con un cartel de error.</w:t>
            </w:r>
          </w:p>
          <w:p w14:paraId="10460115" w14:textId="2361B7F4" w:rsidR="14E6B8CB" w:rsidRDefault="14E6B8CB" w:rsidP="14E6B8CB">
            <w:pPr>
              <w:spacing w:line="240" w:lineRule="auto"/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B42CA" w14:textId="0CDBDFE4" w:rsidR="297F81D9" w:rsidRDefault="297F81D9" w:rsidP="14E6B8CB">
            <w:pPr>
              <w:spacing w:line="240" w:lineRule="auto"/>
            </w:pPr>
            <w:r>
              <w:t>Fallo-&gt; No se encontraron facturas para el dominio ingresado.</w:t>
            </w:r>
          </w:p>
        </w:tc>
      </w:tr>
    </w:tbl>
    <w:p w14:paraId="5824DA13" w14:textId="63B9D625" w:rsidR="14E6B8CB" w:rsidRDefault="14E6B8CB" w:rsidP="14E6B8CB"/>
    <w:p w14:paraId="7861A2F0" w14:textId="4EC6A5A9" w:rsidR="7013CDA1" w:rsidRDefault="7013CDA1" w:rsidP="14E6B8CB">
      <w:r>
        <w:t>Diseñamos el caso de Facturas Pagadas</w:t>
      </w:r>
    </w:p>
    <w:p w14:paraId="5B4AEAAA" w14:textId="77777777" w:rsidR="14E6B8CB" w:rsidRDefault="14E6B8CB"/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235"/>
        <w:gridCol w:w="2235"/>
        <w:gridCol w:w="2235"/>
      </w:tblGrid>
      <w:tr w:rsidR="14E6B8CB" w14:paraId="7CC5EBD4" w14:textId="77777777" w:rsidTr="5D08E63E">
        <w:trPr>
          <w:trHeight w:val="300"/>
        </w:trPr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FD74" w14:textId="77777777" w:rsidR="14E6B8CB" w:rsidRDefault="14E6B8CB" w:rsidP="14E6B8CB">
            <w:pPr>
              <w:widowControl w:val="0"/>
              <w:spacing w:line="240" w:lineRule="auto"/>
            </w:pPr>
            <w:r>
              <w:t>Requerimiento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5609C" w14:textId="77777777" w:rsidR="14E6B8CB" w:rsidRDefault="14E6B8CB" w:rsidP="14E6B8CB">
            <w:pPr>
              <w:widowControl w:val="0"/>
              <w:spacing w:line="240" w:lineRule="auto"/>
            </w:pPr>
            <w:r>
              <w:t>Escenario de prueba</w:t>
            </w:r>
          </w:p>
        </w:tc>
        <w:tc>
          <w:tcPr>
            <w:tcW w:w="22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3FEE" w14:textId="77777777" w:rsidR="14E6B8CB" w:rsidRDefault="14E6B8CB" w:rsidP="14E6B8CB">
            <w:pPr>
              <w:widowControl w:val="0"/>
              <w:spacing w:line="240" w:lineRule="auto"/>
            </w:pPr>
            <w:r>
              <w:t>Resultado</w:t>
            </w:r>
          </w:p>
        </w:tc>
      </w:tr>
      <w:tr w:rsidR="14E6B8CB" w14:paraId="6EEE7F14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FFCF5" w14:textId="5DEC9825" w:rsidR="14E6B8CB" w:rsidRDefault="14E6B8CB" w:rsidP="14E6B8CB">
            <w:pPr>
              <w:widowControl w:val="0"/>
              <w:spacing w:line="240" w:lineRule="auto"/>
            </w:pPr>
            <w:r>
              <w:t xml:space="preserve">Se ingresa un domino </w:t>
            </w:r>
            <w:r w:rsidR="3102E74C">
              <w:t>con facturas pagadas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1BA9" w14:textId="32C45BEB" w:rsidR="14E6B8CB" w:rsidRDefault="6CF8721E" w:rsidP="14E6B8CB">
            <w:pPr>
              <w:widowControl w:val="0"/>
              <w:spacing w:line="240" w:lineRule="auto"/>
            </w:pPr>
            <w:r>
              <w:t xml:space="preserve">El sistema le </w:t>
            </w:r>
            <w:r w:rsidR="08753A92">
              <w:t>traerá</w:t>
            </w:r>
            <w:r>
              <w:t xml:space="preserve"> una lista si es que el dominio tiene alguna factura </w:t>
            </w:r>
            <w:r w:rsidR="09ACAF6B">
              <w:t>pagada.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0DE7C" w14:textId="4A08FF93" w:rsidR="14E6B8CB" w:rsidRDefault="14E6B8CB" w:rsidP="14E6B8CB">
            <w:pPr>
              <w:widowControl w:val="0"/>
              <w:spacing w:line="240" w:lineRule="auto"/>
            </w:pPr>
            <w:r>
              <w:t xml:space="preserve">Aprobado-&gt; La lista le trae las facturas </w:t>
            </w:r>
            <w:r w:rsidR="07D51233">
              <w:t>pagadas.</w:t>
            </w:r>
          </w:p>
        </w:tc>
      </w:tr>
      <w:tr w:rsidR="14E6B8CB" w14:paraId="1F08DA16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C4F4" w14:textId="0A0D5B8C" w:rsidR="14E6B8CB" w:rsidRDefault="14E6B8CB" w:rsidP="14E6B8CB">
            <w:pPr>
              <w:widowControl w:val="0"/>
              <w:spacing w:line="240" w:lineRule="auto"/>
            </w:pPr>
            <w:r>
              <w:t>Caso 1:</w:t>
            </w:r>
          </w:p>
          <w:p w14:paraId="2E002DD8" w14:textId="6C0D40F6" w:rsidR="14E6B8CB" w:rsidRDefault="14E6B8CB" w:rsidP="14E6B8CB">
            <w:pPr>
              <w:widowControl w:val="0"/>
              <w:spacing w:line="240" w:lineRule="auto"/>
            </w:pPr>
            <w:r>
              <w:t>Se ingresa un domino con factur</w:t>
            </w:r>
            <w:r w:rsidR="7CB5035C">
              <w:t>as pagadas</w:t>
            </w:r>
          </w:p>
          <w:p w14:paraId="0D194454" w14:textId="47E46D6C" w:rsidR="14E6B8CB" w:rsidRDefault="14E6B8CB" w:rsidP="14E6B8CB">
            <w:pPr>
              <w:widowControl w:val="0"/>
              <w:spacing w:line="240" w:lineRule="auto"/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25DF4" w14:textId="5087FA2B" w:rsidR="14E6B8CB" w:rsidRDefault="6CF8721E" w:rsidP="14E6B8CB">
            <w:pPr>
              <w:widowControl w:val="0"/>
              <w:spacing w:line="240" w:lineRule="auto"/>
            </w:pPr>
            <w:r>
              <w:t xml:space="preserve">El sistema le </w:t>
            </w:r>
            <w:r w:rsidR="50FFEB0F">
              <w:t>traerá</w:t>
            </w:r>
            <w:r>
              <w:t xml:space="preserve"> una lista si es que el dominio tiene alguna factura </w:t>
            </w:r>
            <w:r w:rsidR="74AF1D38">
              <w:t>pagada.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34C8B" w14:textId="504C30CB" w:rsidR="14E6B8CB" w:rsidRDefault="14E6B8CB" w:rsidP="14E6B8CB">
            <w:pPr>
              <w:widowControl w:val="0"/>
              <w:spacing w:line="240" w:lineRule="auto"/>
            </w:pPr>
            <w:r>
              <w:t xml:space="preserve">Aprobado-&gt; La lista le trae las facturas </w:t>
            </w:r>
            <w:r w:rsidR="4F04595D">
              <w:t>pagadas.</w:t>
            </w:r>
          </w:p>
        </w:tc>
      </w:tr>
      <w:tr w:rsidR="14E6B8CB" w14:paraId="129DC385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21402" w14:textId="7BDEB1F5" w:rsidR="14E6B8CB" w:rsidRDefault="14E6B8CB" w:rsidP="14E6B8CB">
            <w:pPr>
              <w:spacing w:line="240" w:lineRule="auto"/>
            </w:pPr>
            <w:r>
              <w:t>Caso 2:</w:t>
            </w:r>
          </w:p>
          <w:p w14:paraId="35258654" w14:textId="0BD281B0" w:rsidR="14E6B8CB" w:rsidRDefault="6CF8721E" w:rsidP="14E6B8CB">
            <w:pPr>
              <w:spacing w:line="240" w:lineRule="auto"/>
            </w:pPr>
            <w:r>
              <w:t xml:space="preserve">No se ingresa </w:t>
            </w:r>
            <w:r w:rsidR="7BC0560B">
              <w:lastRenderedPageBreak/>
              <w:t>ningún</w:t>
            </w:r>
            <w:r>
              <w:t xml:space="preserve"> dominio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00DB3" w14:textId="3383FB21" w:rsidR="14E6B8CB" w:rsidRDefault="14E6B8CB" w:rsidP="14E6B8CB">
            <w:pPr>
              <w:spacing w:line="240" w:lineRule="auto"/>
            </w:pPr>
            <w:r>
              <w:lastRenderedPageBreak/>
              <w:t xml:space="preserve">El sistema verificara que el domino </w:t>
            </w:r>
            <w:r>
              <w:lastRenderedPageBreak/>
              <w:t>exista, si no abortara la funcionalidad con un cartel de error.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19B2" w14:textId="55729E45" w:rsidR="14E6B8CB" w:rsidRDefault="14E6B8CB" w:rsidP="14E6B8CB">
            <w:pPr>
              <w:spacing w:line="240" w:lineRule="auto"/>
            </w:pPr>
            <w:r>
              <w:lastRenderedPageBreak/>
              <w:t>Fallo-&gt; Ingrese el dominio.</w:t>
            </w:r>
          </w:p>
        </w:tc>
      </w:tr>
      <w:tr w:rsidR="14E6B8CB" w14:paraId="6F8D1D4B" w14:textId="77777777" w:rsidTr="5D08E63E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46F62" w14:textId="6DF7A866" w:rsidR="14E6B8CB" w:rsidRDefault="14E6B8CB" w:rsidP="14E6B8CB">
            <w:pPr>
              <w:spacing w:line="240" w:lineRule="auto"/>
            </w:pPr>
            <w:r>
              <w:t>Caso 3:</w:t>
            </w:r>
          </w:p>
          <w:p w14:paraId="7B0CA346" w14:textId="0256C3E0" w:rsidR="14E6B8CB" w:rsidRDefault="6CF8721E" w:rsidP="14E6B8CB">
            <w:pPr>
              <w:spacing w:line="240" w:lineRule="auto"/>
            </w:pPr>
            <w:r>
              <w:t xml:space="preserve">Ingresa un domino </w:t>
            </w:r>
            <w:r w:rsidR="5D2D9561">
              <w:t>erróneo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24E2" w14:textId="2BB76E75" w:rsidR="14E6B8CB" w:rsidRDefault="14E6B8CB" w:rsidP="14E6B8CB">
            <w:pPr>
              <w:spacing w:line="240" w:lineRule="auto"/>
            </w:pPr>
            <w:r>
              <w:t>El sistema verificara que el domino exista, si no abortara la funcionalidad con un cartel de error.</w:t>
            </w:r>
          </w:p>
          <w:p w14:paraId="6BECB873" w14:textId="2361B7F4" w:rsidR="14E6B8CB" w:rsidRDefault="14E6B8CB" w:rsidP="14E6B8CB">
            <w:pPr>
              <w:spacing w:line="240" w:lineRule="auto"/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DD8D" w14:textId="0CDBDFE4" w:rsidR="14E6B8CB" w:rsidRDefault="14E6B8CB" w:rsidP="14E6B8CB">
            <w:pPr>
              <w:spacing w:line="240" w:lineRule="auto"/>
            </w:pPr>
            <w:r>
              <w:t>Fallo-&gt; No se encontraron facturas para el dominio ingresado.</w:t>
            </w:r>
          </w:p>
        </w:tc>
      </w:tr>
    </w:tbl>
    <w:p w14:paraId="2F9BFA41" w14:textId="33F494AB" w:rsidR="14E6B8CB" w:rsidRDefault="14E6B8CB" w:rsidP="14E6B8CB"/>
    <w:p w14:paraId="1196406E" w14:textId="77777777" w:rsidR="00703779" w:rsidRDefault="00727FC9">
      <w:pPr>
        <w:pStyle w:val="Ttulo2"/>
      </w:pPr>
      <w:bookmarkStart w:id="53" w:name="_Toc171031523"/>
      <w:r>
        <w:t>6</w:t>
      </w:r>
      <w:r w:rsidR="00E13AC0">
        <w:t>.2 Seguimiento de fallas</w:t>
      </w:r>
      <w:bookmarkEnd w:id="53"/>
    </w:p>
    <w:p w14:paraId="6F8BD81B" w14:textId="2680AE29" w:rsidR="00703779" w:rsidRDefault="009D11DB">
      <w:pPr>
        <w:rPr>
          <w:sz w:val="32"/>
          <w:szCs w:val="32"/>
        </w:rPr>
      </w:pPr>
      <w:r>
        <w:t>No usamos seguimiento de fallas, ninguna herramienta</w:t>
      </w:r>
    </w:p>
    <w:p w14:paraId="1037B8A3" w14:textId="65884DAB" w:rsidR="00703779" w:rsidRPr="00EF21E2" w:rsidRDefault="00E13AC0" w:rsidP="00EF21E2">
      <w:r>
        <w:br w:type="page"/>
      </w:r>
    </w:p>
    <w:p w14:paraId="3DAB5E1A" w14:textId="77777777" w:rsidR="00703779" w:rsidRDefault="00E13AC0">
      <w:pPr>
        <w:pStyle w:val="Ttulo1"/>
        <w:spacing w:before="60"/>
        <w:ind w:firstLine="708"/>
        <w:jc w:val="right"/>
      </w:pPr>
      <w:bookmarkStart w:id="54" w:name="_Toc171031524"/>
      <w:r>
        <w:lastRenderedPageBreak/>
        <w:t>Anexos I. Informe de avance</w:t>
      </w:r>
      <w:bookmarkEnd w:id="54"/>
    </w:p>
    <w:p w14:paraId="58E6DD4E" w14:textId="77777777" w:rsidR="00703779" w:rsidRDefault="00703779">
      <w:pPr>
        <w:spacing w:before="60"/>
        <w:jc w:val="right"/>
        <w:rPr>
          <w:color w:val="003366"/>
          <w:sz w:val="24"/>
          <w:szCs w:val="24"/>
        </w:rPr>
      </w:pPr>
    </w:p>
    <w:p w14:paraId="4DBF04DA" w14:textId="77777777" w:rsidR="00703779" w:rsidRDefault="00E13AC0">
      <w:pPr>
        <w:spacing w:before="60"/>
        <w:jc w:val="center"/>
        <w:rPr>
          <w:color w:val="003366"/>
          <w:sz w:val="24"/>
          <w:szCs w:val="24"/>
        </w:rPr>
      </w:pPr>
      <w:r>
        <w:rPr>
          <w:b/>
          <w:color w:val="003366"/>
          <w:sz w:val="24"/>
          <w:szCs w:val="24"/>
        </w:rPr>
        <w:t>Historia de Revisión</w:t>
      </w:r>
    </w:p>
    <w:p w14:paraId="7D3BEE8F" w14:textId="77777777" w:rsidR="00703779" w:rsidRDefault="00703779">
      <w:pPr>
        <w:rPr>
          <w:sz w:val="24"/>
          <w:szCs w:val="24"/>
        </w:rPr>
      </w:pPr>
    </w:p>
    <w:tbl>
      <w:tblPr>
        <w:tblStyle w:val="af"/>
        <w:tblW w:w="9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8"/>
        <w:gridCol w:w="1488"/>
        <w:gridCol w:w="4749"/>
        <w:gridCol w:w="1705"/>
      </w:tblGrid>
      <w:tr w:rsidR="00703779" w14:paraId="2E264DFB" w14:textId="77777777">
        <w:trPr>
          <w:cantSplit/>
          <w:tblHeader/>
        </w:trPr>
        <w:tc>
          <w:tcPr>
            <w:tcW w:w="1488" w:type="dxa"/>
            <w:shd w:val="clear" w:color="auto" w:fill="CCCCCC"/>
          </w:tcPr>
          <w:p w14:paraId="3F2DD129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1488" w:type="dxa"/>
            <w:shd w:val="clear" w:color="auto" w:fill="CCCCCC"/>
          </w:tcPr>
          <w:p w14:paraId="5AE8C238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4749" w:type="dxa"/>
            <w:shd w:val="clear" w:color="auto" w:fill="CCCCCC"/>
          </w:tcPr>
          <w:p w14:paraId="7F1F0475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1705" w:type="dxa"/>
            <w:shd w:val="clear" w:color="auto" w:fill="CCCCCC"/>
          </w:tcPr>
          <w:p w14:paraId="4D4D349C" w14:textId="77777777" w:rsidR="00703779" w:rsidRDefault="00E13AC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703779" w14:paraId="3B88899E" w14:textId="77777777">
        <w:trPr>
          <w:cantSplit/>
          <w:tblHeader/>
        </w:trPr>
        <w:tc>
          <w:tcPr>
            <w:tcW w:w="1488" w:type="dxa"/>
          </w:tcPr>
          <w:p w14:paraId="69E2BB2B" w14:textId="6FF12795" w:rsidR="00703779" w:rsidRPr="00EF21E2" w:rsidRDefault="00EF21E2">
            <w:pPr>
              <w:rPr>
                <w:sz w:val="24"/>
                <w:szCs w:val="24"/>
                <w:u w:val="single"/>
              </w:rPr>
            </w:pPr>
            <w:r w:rsidRPr="00EF21E2">
              <w:rPr>
                <w:sz w:val="24"/>
                <w:szCs w:val="24"/>
                <w:u w:val="single"/>
              </w:rPr>
              <w:t>04/07/2024</w:t>
            </w:r>
          </w:p>
        </w:tc>
        <w:tc>
          <w:tcPr>
            <w:tcW w:w="1488" w:type="dxa"/>
          </w:tcPr>
          <w:p w14:paraId="57C0D796" w14:textId="3B55CC38" w:rsidR="00703779" w:rsidRPr="00EF21E2" w:rsidRDefault="00EF21E2">
            <w:pPr>
              <w:rPr>
                <w:sz w:val="24"/>
                <w:szCs w:val="24"/>
                <w:u w:val="single"/>
              </w:rPr>
            </w:pPr>
            <w:r w:rsidRPr="00EF21E2">
              <w:rPr>
                <w:sz w:val="24"/>
                <w:szCs w:val="24"/>
                <w:u w:val="single"/>
              </w:rPr>
              <w:t>1.0.7</w:t>
            </w:r>
          </w:p>
        </w:tc>
        <w:tc>
          <w:tcPr>
            <w:tcW w:w="4749" w:type="dxa"/>
          </w:tcPr>
          <w:p w14:paraId="0D142F6F" w14:textId="3AB7EB1F" w:rsidR="00703779" w:rsidRPr="00EF21E2" w:rsidRDefault="00EF21E2">
            <w:pPr>
              <w:rPr>
                <w:sz w:val="24"/>
                <w:szCs w:val="24"/>
                <w:u w:val="single"/>
              </w:rPr>
            </w:pPr>
            <w:r w:rsidRPr="00EF21E2">
              <w:rPr>
                <w:sz w:val="24"/>
                <w:szCs w:val="24"/>
                <w:u w:val="single"/>
              </w:rPr>
              <w:t>Emprolijamiento de los anteriores historiales de revisión y finalización de informes de avances</w:t>
            </w:r>
          </w:p>
        </w:tc>
        <w:tc>
          <w:tcPr>
            <w:tcW w:w="1705" w:type="dxa"/>
          </w:tcPr>
          <w:p w14:paraId="4475AD14" w14:textId="3C85D58B" w:rsidR="00703779" w:rsidRPr="00EF21E2" w:rsidRDefault="00EF21E2">
            <w:pPr>
              <w:rPr>
                <w:sz w:val="24"/>
                <w:szCs w:val="24"/>
                <w:u w:val="single"/>
              </w:rPr>
            </w:pPr>
            <w:r w:rsidRPr="00EF21E2">
              <w:rPr>
                <w:sz w:val="24"/>
                <w:szCs w:val="24"/>
                <w:u w:val="single"/>
              </w:rPr>
              <w:t xml:space="preserve">Federico </w:t>
            </w:r>
            <w:proofErr w:type="spellStart"/>
            <w:r w:rsidRPr="00EF21E2">
              <w:rPr>
                <w:sz w:val="24"/>
                <w:szCs w:val="24"/>
                <w:u w:val="single"/>
              </w:rPr>
              <w:t>Loiero</w:t>
            </w:r>
            <w:proofErr w:type="spellEnd"/>
          </w:p>
        </w:tc>
      </w:tr>
      <w:tr w:rsidR="00703779" w14:paraId="120C4E94" w14:textId="77777777">
        <w:trPr>
          <w:cantSplit/>
          <w:trHeight w:val="60"/>
          <w:tblHeader/>
        </w:trPr>
        <w:tc>
          <w:tcPr>
            <w:tcW w:w="1488" w:type="dxa"/>
          </w:tcPr>
          <w:p w14:paraId="42AFC42D" w14:textId="77777777" w:rsidR="00703779" w:rsidRPr="00EF21E2" w:rsidRDefault="00703779">
            <w:pPr>
              <w:rPr>
                <w:sz w:val="24"/>
                <w:szCs w:val="24"/>
                <w:u w:val="single"/>
              </w:rPr>
            </w:pPr>
          </w:p>
        </w:tc>
        <w:tc>
          <w:tcPr>
            <w:tcW w:w="1488" w:type="dxa"/>
          </w:tcPr>
          <w:p w14:paraId="271CA723" w14:textId="77777777" w:rsidR="00703779" w:rsidRPr="00EF21E2" w:rsidRDefault="00703779">
            <w:pPr>
              <w:rPr>
                <w:sz w:val="24"/>
                <w:szCs w:val="24"/>
                <w:u w:val="single"/>
              </w:rPr>
            </w:pPr>
          </w:p>
        </w:tc>
        <w:tc>
          <w:tcPr>
            <w:tcW w:w="4749" w:type="dxa"/>
          </w:tcPr>
          <w:p w14:paraId="75FBE423" w14:textId="77777777" w:rsidR="00703779" w:rsidRPr="00EF21E2" w:rsidRDefault="00703779">
            <w:pPr>
              <w:rPr>
                <w:sz w:val="24"/>
                <w:szCs w:val="24"/>
                <w:u w:val="single"/>
              </w:rPr>
            </w:pPr>
          </w:p>
        </w:tc>
        <w:tc>
          <w:tcPr>
            <w:tcW w:w="1705" w:type="dxa"/>
          </w:tcPr>
          <w:p w14:paraId="2D3F0BEC" w14:textId="77777777" w:rsidR="00703779" w:rsidRPr="00EF21E2" w:rsidRDefault="00703779">
            <w:pPr>
              <w:rPr>
                <w:sz w:val="24"/>
                <w:szCs w:val="24"/>
                <w:u w:val="single"/>
              </w:rPr>
            </w:pPr>
          </w:p>
        </w:tc>
      </w:tr>
    </w:tbl>
    <w:p w14:paraId="75CF4315" w14:textId="77777777" w:rsidR="00703779" w:rsidRDefault="00703779">
      <w:pPr>
        <w:spacing w:before="60"/>
        <w:jc w:val="center"/>
        <w:rPr>
          <w:color w:val="003366"/>
          <w:sz w:val="24"/>
          <w:szCs w:val="24"/>
        </w:rPr>
      </w:pPr>
    </w:p>
    <w:p w14:paraId="66214D1D" w14:textId="4E742D8E" w:rsidR="00703779" w:rsidRDefault="00E13AC0">
      <w:pPr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sz w:val="24"/>
          <w:szCs w:val="24"/>
          <w:u w:val="single"/>
        </w:rPr>
      </w:pP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 xml:space="preserve">INFORME DE AVANCE </w:t>
      </w:r>
      <w:r w:rsidR="06E74D45"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>N.º</w:t>
      </w: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 xml:space="preserve"> 1:</w:t>
      </w:r>
    </w:p>
    <w:p w14:paraId="3CB648E9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0C178E9E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Style w:val="af0"/>
        <w:tblW w:w="864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2881"/>
        <w:gridCol w:w="2881"/>
      </w:tblGrid>
      <w:tr w:rsidR="00703779" w14:paraId="5077A695" w14:textId="77777777" w:rsidTr="5D08E63E">
        <w:trPr>
          <w:cantSplit/>
          <w:tblHeader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21669D7" w14:textId="77777777" w:rsidR="00703779" w:rsidRDefault="00E13AC0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4"/>
                <w:szCs w:val="24"/>
              </w:rPr>
              <w:t>PROYECTO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2827CDC4" w14:textId="6C9464C3" w:rsidR="00703779" w:rsidRDefault="6D07E449" w:rsidP="762F4F2F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/>
                <w:sz w:val="24"/>
                <w:szCs w:val="24"/>
              </w:rPr>
            </w:pPr>
            <w:r w:rsidRPr="5D08E63E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 xml:space="preserve">GRUPO </w:t>
            </w:r>
            <w:r w:rsidR="31D548BE" w:rsidRPr="5D08E63E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N.º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31CCF302" w14:textId="77777777" w:rsidR="00703779" w:rsidRDefault="00E13AC0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4"/>
                <w:szCs w:val="24"/>
              </w:rPr>
              <w:t>FECHA</w:t>
            </w:r>
          </w:p>
        </w:tc>
      </w:tr>
      <w:tr w:rsidR="00703779" w14:paraId="3C0395D3" w14:textId="77777777" w:rsidTr="5D08E63E">
        <w:trPr>
          <w:cantSplit/>
          <w:tblHeader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254BC2F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1E9592" w14:textId="198FF249" w:rsidR="00703779" w:rsidRDefault="4251847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sz w:val="24"/>
                <w:szCs w:val="24"/>
              </w:rPr>
              <w:t>2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9E314A" w14:textId="0D316764" w:rsidR="00703779" w:rsidRDefault="77AAF8DB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762F4F2F">
              <w:rPr>
                <w:rFonts w:ascii="Verdana" w:eastAsia="Verdana" w:hAnsi="Verdana" w:cs="Verdana"/>
                <w:sz w:val="24"/>
                <w:szCs w:val="24"/>
              </w:rPr>
              <w:t>11/5/2024</w:t>
            </w:r>
          </w:p>
        </w:tc>
      </w:tr>
    </w:tbl>
    <w:p w14:paraId="47341341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76F1BC36" w14:textId="77777777" w:rsidR="00703779" w:rsidRDefault="00E13AC0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i/>
          <w:sz w:val="24"/>
          <w:szCs w:val="24"/>
        </w:rPr>
      </w:pPr>
      <w:r>
        <w:rPr>
          <w:rFonts w:ascii="Verdana" w:eastAsia="Verdana" w:hAnsi="Verdana" w:cs="Verdana"/>
          <w:b/>
          <w:i/>
          <w:sz w:val="24"/>
          <w:szCs w:val="24"/>
        </w:rPr>
        <w:t>TAREAS</w:t>
      </w:r>
    </w:p>
    <w:p w14:paraId="42EF2083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Style w:val="af1"/>
        <w:tblW w:w="8644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1441"/>
        <w:gridCol w:w="1440"/>
        <w:gridCol w:w="2882"/>
      </w:tblGrid>
      <w:tr w:rsidR="00703779" w14:paraId="481B41F3" w14:textId="77777777" w:rsidTr="762F4F2F">
        <w:trPr>
          <w:cantSplit/>
          <w:tblHeader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6C84ACA2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FINALIZADAS</w:t>
            </w:r>
          </w:p>
        </w:tc>
        <w:tc>
          <w:tcPr>
            <w:tcW w:w="288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4515D55D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ESTA ENTREGA</w:t>
            </w:r>
          </w:p>
        </w:tc>
        <w:tc>
          <w:tcPr>
            <w:tcW w:w="288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BA066C8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OBSERVACIONES</w:t>
            </w:r>
          </w:p>
        </w:tc>
      </w:tr>
      <w:tr w:rsidR="00703779" w14:paraId="7B40C951" w14:textId="77777777" w:rsidTr="762F4F2F">
        <w:trPr>
          <w:cantSplit/>
          <w:tblHeader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797833" w14:textId="2D90C55F" w:rsidR="00703779" w:rsidRDefault="2F8B5BFD" w:rsidP="762F4F2F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lastRenderedPageBreak/>
              <w:t>Vista Preliminar</w:t>
            </w:r>
          </w:p>
          <w:p w14:paraId="623EF9B5" w14:textId="693967F9" w:rsidR="00703779" w:rsidRDefault="29CCD8EF" w:rsidP="762F4F2F">
            <w:pPr>
              <w:pStyle w:val="Prrafodelista"/>
              <w:numPr>
                <w:ilvl w:val="0"/>
                <w:numId w:val="12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Alcance</w:t>
            </w:r>
          </w:p>
          <w:p w14:paraId="6911EA3F" w14:textId="0F92D58D" w:rsidR="00703779" w:rsidRDefault="29CCD8EF" w:rsidP="762F4F2F">
            <w:pPr>
              <w:pStyle w:val="Prrafodelista"/>
              <w:numPr>
                <w:ilvl w:val="0"/>
                <w:numId w:val="12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Limite y Restricciones</w:t>
            </w:r>
          </w:p>
          <w:p w14:paraId="00DBEA11" w14:textId="6E394AFB" w:rsidR="00703779" w:rsidRDefault="29CCD8EF" w:rsidP="762F4F2F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Especificación de Requisitos</w:t>
            </w:r>
          </w:p>
          <w:p w14:paraId="0C80B215" w14:textId="5DDF5E4D" w:rsidR="00703779" w:rsidRDefault="4467B089" w:rsidP="762F4F2F">
            <w:pPr>
              <w:pStyle w:val="Prrafodelista"/>
              <w:numPr>
                <w:ilvl w:val="0"/>
                <w:numId w:val="13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Requerimientos Funcionales</w:t>
            </w:r>
          </w:p>
          <w:p w14:paraId="74F6FA49" w14:textId="6549049F" w:rsidR="00703779" w:rsidRDefault="4467B089" w:rsidP="762F4F2F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Modelo de Casos de Uso</w:t>
            </w:r>
          </w:p>
          <w:p w14:paraId="690D7F46" w14:textId="5D963114" w:rsidR="00703779" w:rsidRDefault="56160DAD" w:rsidP="762F4F2F">
            <w:pPr>
              <w:pStyle w:val="Prrafodelista"/>
              <w:numPr>
                <w:ilvl w:val="0"/>
                <w:numId w:val="1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Modelo de Casos de Uso</w:t>
            </w:r>
          </w:p>
          <w:p w14:paraId="2F66D712" w14:textId="18D8A26E" w:rsidR="00703779" w:rsidRDefault="56160DAD" w:rsidP="762F4F2F">
            <w:pPr>
              <w:pStyle w:val="Prrafodelista"/>
              <w:numPr>
                <w:ilvl w:val="0"/>
                <w:numId w:val="1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Actores Casos de Uso</w:t>
            </w:r>
          </w:p>
          <w:p w14:paraId="63FA8C7D" w14:textId="600020BD" w:rsidR="00703779" w:rsidRDefault="2EFDABB0" w:rsidP="762F4F2F">
            <w:pPr>
              <w:pStyle w:val="Prrafodelista"/>
              <w:numPr>
                <w:ilvl w:val="0"/>
                <w:numId w:val="1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Descripción</w:t>
            </w:r>
            <w:r w:rsidR="56160DAD" w:rsidRPr="762F4F2F">
              <w:rPr>
                <w:sz w:val="24"/>
                <w:szCs w:val="24"/>
              </w:rPr>
              <w:t xml:space="preserve"> Casos de Uso</w:t>
            </w:r>
          </w:p>
          <w:p w14:paraId="403AEB0C" w14:textId="4537818E" w:rsidR="00703779" w:rsidRDefault="56AD7CC7" w:rsidP="762F4F2F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 xml:space="preserve">Arquitectura de </w:t>
            </w:r>
            <w:r w:rsidR="3B31D2F3" w:rsidRPr="762F4F2F">
              <w:rPr>
                <w:sz w:val="24"/>
                <w:szCs w:val="24"/>
              </w:rPr>
              <w:t>Software</w:t>
            </w:r>
          </w:p>
          <w:p w14:paraId="6480BD5B" w14:textId="075DB93A" w:rsidR="00703779" w:rsidRDefault="56AD7CC7" w:rsidP="762F4F2F">
            <w:pPr>
              <w:pStyle w:val="Prrafodelista"/>
              <w:numPr>
                <w:ilvl w:val="0"/>
                <w:numId w:val="10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Framework y componentes Utilizados</w:t>
            </w:r>
          </w:p>
          <w:p w14:paraId="34E42118" w14:textId="43114E83" w:rsidR="00703779" w:rsidRDefault="56AD7CC7" w:rsidP="762F4F2F">
            <w:pPr>
              <w:pStyle w:val="Prrafodelista"/>
              <w:numPr>
                <w:ilvl w:val="0"/>
                <w:numId w:val="10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Arquitectura de Tecnología</w:t>
            </w:r>
          </w:p>
          <w:p w14:paraId="15375109" w14:textId="34CF86F8" w:rsidR="00703779" w:rsidRDefault="56AD7CC7" w:rsidP="762F4F2F">
            <w:pPr>
              <w:pStyle w:val="Prrafodelista"/>
              <w:numPr>
                <w:ilvl w:val="0"/>
                <w:numId w:val="10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Otros Modelos</w:t>
            </w:r>
          </w:p>
          <w:p w14:paraId="2DFB5AC2" w14:textId="1DDD9B85" w:rsidR="00703779" w:rsidRDefault="00703779" w:rsidP="762F4F2F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  <w:p w14:paraId="47485393" w14:textId="5C6702C0" w:rsidR="00703779" w:rsidRDefault="00703779" w:rsidP="762F4F2F">
            <w:p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  <w:p w14:paraId="2093CA67" w14:textId="120AD40E" w:rsidR="00703779" w:rsidRDefault="00703779" w:rsidP="762F4F2F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2503B197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38288749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20BD9A1A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0C136CF1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0A392C6A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88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BCF846" w14:textId="38B13AD4" w:rsidR="00703779" w:rsidRDefault="0A0C285F">
            <w:pPr>
              <w:numPr>
                <w:ilvl w:val="0"/>
                <w:numId w:val="2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Creación</w:t>
            </w:r>
            <w:r w:rsidR="111028DC" w:rsidRPr="762F4F2F">
              <w:rPr>
                <w:sz w:val="24"/>
                <w:szCs w:val="24"/>
              </w:rPr>
              <w:t xml:space="preserve"> de base de datos</w:t>
            </w:r>
          </w:p>
          <w:p w14:paraId="604B20DE" w14:textId="20A4CDCD" w:rsidR="00703779" w:rsidRDefault="45421318" w:rsidP="762F4F2F">
            <w:pPr>
              <w:numPr>
                <w:ilvl w:val="0"/>
                <w:numId w:val="2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Conexión</w:t>
            </w:r>
            <w:r w:rsidR="111028DC" w:rsidRPr="762F4F2F">
              <w:rPr>
                <w:sz w:val="24"/>
                <w:szCs w:val="24"/>
              </w:rPr>
              <w:t xml:space="preserve"> del proyecto Java a MySQL</w:t>
            </w:r>
          </w:p>
          <w:p w14:paraId="7B74483A" w14:textId="343946AC" w:rsidR="00703779" w:rsidRDefault="721DE27C" w:rsidP="762F4F2F">
            <w:pPr>
              <w:numPr>
                <w:ilvl w:val="0"/>
                <w:numId w:val="2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Creación</w:t>
            </w:r>
            <w:r w:rsidR="111028DC" w:rsidRPr="762F4F2F">
              <w:rPr>
                <w:sz w:val="24"/>
                <w:szCs w:val="24"/>
              </w:rPr>
              <w:t xml:space="preserve"> de Tablas</w:t>
            </w:r>
          </w:p>
          <w:p w14:paraId="20BEDFB8" w14:textId="2BAD8BC4" w:rsidR="00703779" w:rsidRDefault="6264FBCA" w:rsidP="762F4F2F">
            <w:pPr>
              <w:numPr>
                <w:ilvl w:val="0"/>
                <w:numId w:val="2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Creación</w:t>
            </w:r>
            <w:r w:rsidR="4E0F3FB0" w:rsidRPr="762F4F2F">
              <w:rPr>
                <w:sz w:val="24"/>
                <w:szCs w:val="24"/>
              </w:rPr>
              <w:t xml:space="preserve"> del actor Sistema Automotor</w:t>
            </w:r>
          </w:p>
          <w:p w14:paraId="09837EE0" w14:textId="106507E4" w:rsidR="00703779" w:rsidRDefault="11EC1A8C" w:rsidP="762F4F2F">
            <w:pPr>
              <w:numPr>
                <w:ilvl w:val="0"/>
                <w:numId w:val="2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Creación</w:t>
            </w:r>
            <w:r w:rsidR="4E0F3FB0" w:rsidRPr="762F4F2F">
              <w:rPr>
                <w:sz w:val="24"/>
                <w:szCs w:val="24"/>
              </w:rPr>
              <w:t xml:space="preserve"> del caso de uso generar boleta</w:t>
            </w:r>
            <w:r w:rsidR="111028DC" w:rsidRPr="762F4F2F">
              <w:rPr>
                <w:sz w:val="24"/>
                <w:szCs w:val="24"/>
              </w:rPr>
              <w:t xml:space="preserve"> </w:t>
            </w:r>
          </w:p>
          <w:p w14:paraId="290583F9" w14:textId="532D7496" w:rsidR="00703779" w:rsidRDefault="4E8101B0" w:rsidP="762F4F2F">
            <w:pPr>
              <w:numPr>
                <w:ilvl w:val="0"/>
                <w:numId w:val="2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 xml:space="preserve">Detalle de la infraestructura </w:t>
            </w:r>
            <w:r w:rsidR="6CD67AEC" w:rsidRPr="762F4F2F">
              <w:rPr>
                <w:sz w:val="24"/>
                <w:szCs w:val="24"/>
              </w:rPr>
              <w:t>tecnológica</w:t>
            </w:r>
          </w:p>
        </w:tc>
        <w:tc>
          <w:tcPr>
            <w:tcW w:w="288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F21D90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703779" w14:paraId="02DF648D" w14:textId="77777777" w:rsidTr="762F4F2F">
        <w:trPr>
          <w:cantSplit/>
          <w:tblHeader/>
        </w:trPr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105C21F2" w14:textId="77777777" w:rsidR="00703779" w:rsidRDefault="00E13AC0">
            <w:pPr>
              <w:tabs>
                <w:tab w:val="left" w:pos="1843"/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PRÓXIMAS TAREAS</w:t>
            </w:r>
          </w:p>
        </w:tc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7700C8DB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OBSERVACIONES</w:t>
            </w:r>
          </w:p>
        </w:tc>
      </w:tr>
      <w:tr w:rsidR="00703779" w14:paraId="13C326F3" w14:textId="77777777" w:rsidTr="762F4F2F">
        <w:trPr>
          <w:cantSplit/>
          <w:tblHeader/>
        </w:trPr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53B841" w14:textId="77777777" w:rsidR="00703779" w:rsidRDefault="00703779">
            <w:pPr>
              <w:numPr>
                <w:ilvl w:val="0"/>
                <w:numId w:val="30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  <w:p w14:paraId="50125231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5A25747A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09B8D95D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BEFD2A" w14:textId="77777777" w:rsidR="00703779" w:rsidRDefault="00703779">
            <w:pPr>
              <w:numPr>
                <w:ilvl w:val="0"/>
                <w:numId w:val="3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</w:tc>
      </w:tr>
    </w:tbl>
    <w:p w14:paraId="27A76422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19A7B21" w14:textId="77777777" w:rsidR="00703779" w:rsidRDefault="00E13AC0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i/>
          <w:sz w:val="24"/>
          <w:szCs w:val="24"/>
        </w:rPr>
      </w:pPr>
      <w:r>
        <w:rPr>
          <w:rFonts w:ascii="Verdana" w:eastAsia="Verdana" w:hAnsi="Verdana" w:cs="Verdana"/>
          <w:b/>
          <w:i/>
          <w:sz w:val="24"/>
          <w:szCs w:val="24"/>
        </w:rPr>
        <w:t>PROBLEMAS PRESENTADOS – SOLUCIONES APLICADAS</w:t>
      </w:r>
    </w:p>
    <w:p w14:paraId="49206A88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Style w:val="af2"/>
        <w:tblW w:w="8644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322"/>
      </w:tblGrid>
      <w:tr w:rsidR="00703779" w14:paraId="09AF5B69" w14:textId="77777777">
        <w:trPr>
          <w:cantSplit/>
          <w:tblHeader/>
        </w:trPr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266709C8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PROBLEMA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3899DAAC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DETALLES</w:t>
            </w:r>
          </w:p>
        </w:tc>
      </w:tr>
      <w:tr w:rsidR="00703779" w14:paraId="67B7A70C" w14:textId="77777777">
        <w:trPr>
          <w:cantSplit/>
          <w:tblHeader/>
        </w:trPr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87C79" w14:textId="77777777" w:rsidR="00703779" w:rsidRDefault="00703779">
            <w:pPr>
              <w:numPr>
                <w:ilvl w:val="0"/>
                <w:numId w:val="28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FD67C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38D6B9B6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22F860BB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698536F5" w14:textId="66E1BA83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90C1FEF" w14:textId="6CD0E409" w:rsidR="0E8F76ED" w:rsidRDefault="0E8F76ED">
      <w:r>
        <w:br w:type="page"/>
      </w:r>
    </w:p>
    <w:p w14:paraId="42B12582" w14:textId="637BC42F" w:rsidR="00703779" w:rsidRDefault="6D07E449">
      <w:pPr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sz w:val="24"/>
          <w:szCs w:val="24"/>
          <w:u w:val="single"/>
        </w:rPr>
      </w:pP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lastRenderedPageBreak/>
        <w:t xml:space="preserve">INFORME DE AVANCE </w:t>
      </w:r>
      <w:r w:rsidR="3F5B34E1"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>N.º</w:t>
      </w: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 xml:space="preserve"> </w:t>
      </w:r>
      <w:r w:rsidR="75C709B1"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>2</w:t>
      </w: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>:</w:t>
      </w:r>
    </w:p>
    <w:p w14:paraId="7BC1BAF2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1C988F9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Style w:val="af3"/>
        <w:tblW w:w="864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2881"/>
        <w:gridCol w:w="2881"/>
      </w:tblGrid>
      <w:tr w:rsidR="00703779" w14:paraId="7470F4FB" w14:textId="77777777" w:rsidTr="5D08E63E">
        <w:trPr>
          <w:cantSplit/>
          <w:tblHeader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6821C6D9" w14:textId="77777777" w:rsidR="00703779" w:rsidRDefault="00E13AC0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4"/>
                <w:szCs w:val="24"/>
              </w:rPr>
              <w:t>PROYECTO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6418324D" w14:textId="15BA1FFD" w:rsidR="00703779" w:rsidRDefault="00E13AC0" w:rsidP="5D08E63E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/>
                <w:sz w:val="24"/>
                <w:szCs w:val="24"/>
              </w:rPr>
            </w:pPr>
            <w:r w:rsidRPr="5D08E63E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 xml:space="preserve">GRUPO </w:t>
            </w:r>
            <w:r w:rsidR="428BEBD3" w:rsidRPr="5D08E63E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N.º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1F57F28E" w14:textId="77777777" w:rsidR="00703779" w:rsidRDefault="6D07E449" w:rsidP="0E8F76ED">
            <w:pPr>
              <w:keepNext/>
              <w:tabs>
                <w:tab w:val="left" w:pos="6379"/>
              </w:tabs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</w:tr>
      <w:tr w:rsidR="00703779" w14:paraId="3B22BB7D" w14:textId="77777777" w:rsidTr="5D08E63E">
        <w:trPr>
          <w:cantSplit/>
          <w:tblHeader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B246DD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F89DA3" w14:textId="2878B3EB" w:rsidR="00703779" w:rsidRDefault="18FA61AF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sz w:val="24"/>
                <w:szCs w:val="24"/>
              </w:rPr>
              <w:t>2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3E0E74" w14:textId="75EA6F17" w:rsidR="00703779" w:rsidRDefault="487D168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762F4F2F">
              <w:rPr>
                <w:rFonts w:ascii="Verdana" w:eastAsia="Verdana" w:hAnsi="Verdana" w:cs="Verdana"/>
                <w:sz w:val="24"/>
                <w:szCs w:val="24"/>
              </w:rPr>
              <w:t>12/05/2024</w:t>
            </w:r>
          </w:p>
        </w:tc>
      </w:tr>
    </w:tbl>
    <w:p w14:paraId="66A1FAB9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05157ABF" w14:textId="77777777" w:rsidR="00703779" w:rsidRDefault="00E13AC0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i/>
          <w:sz w:val="24"/>
          <w:szCs w:val="24"/>
        </w:rPr>
      </w:pPr>
      <w:r>
        <w:rPr>
          <w:rFonts w:ascii="Verdana" w:eastAsia="Verdana" w:hAnsi="Verdana" w:cs="Verdana"/>
          <w:b/>
          <w:i/>
          <w:sz w:val="24"/>
          <w:szCs w:val="24"/>
        </w:rPr>
        <w:t>TAREAS</w:t>
      </w:r>
    </w:p>
    <w:p w14:paraId="76BB753C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9014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2253"/>
        <w:gridCol w:w="1127"/>
        <w:gridCol w:w="1126"/>
        <w:gridCol w:w="2254"/>
        <w:gridCol w:w="2254"/>
      </w:tblGrid>
      <w:tr w:rsidR="00703779" w14:paraId="2601217B" w14:textId="77777777" w:rsidTr="5D08E63E">
        <w:trPr>
          <w:cantSplit/>
          <w:trHeight w:val="300"/>
          <w:tblHeader/>
        </w:trPr>
        <w:tc>
          <w:tcPr>
            <w:tcW w:w="22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BA24DAA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FINALIZADAS</w:t>
            </w:r>
          </w:p>
        </w:tc>
        <w:tc>
          <w:tcPr>
            <w:tcW w:w="225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76A43307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ESTA ENTREGA</w:t>
            </w: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32EC78A7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OBSERVACIONES</w:t>
            </w: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618B2B8D" w14:textId="0899A7A1" w:rsidR="77D8FAE1" w:rsidRDefault="77D8FAE1" w:rsidP="77D8FAE1">
            <w:pPr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</w:p>
        </w:tc>
      </w:tr>
      <w:tr w:rsidR="00703779" w14:paraId="513DA1E0" w14:textId="77777777" w:rsidTr="5D08E63E">
        <w:trPr>
          <w:cantSplit/>
          <w:trHeight w:val="300"/>
          <w:tblHeader/>
        </w:trPr>
        <w:tc>
          <w:tcPr>
            <w:tcW w:w="22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060428" w14:textId="08DCB8D2" w:rsidR="00703779" w:rsidRDefault="4E1D772C" w:rsidP="762F4F2F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 xml:space="preserve">Mockup de casos de usos + nuevo </w:t>
            </w:r>
            <w:proofErr w:type="spellStart"/>
            <w:r w:rsidRPr="762F4F2F">
              <w:rPr>
                <w:sz w:val="24"/>
                <w:szCs w:val="24"/>
              </w:rPr>
              <w:t>framework</w:t>
            </w:r>
            <w:proofErr w:type="spellEnd"/>
            <w:r w:rsidRPr="762F4F2F">
              <w:rPr>
                <w:sz w:val="24"/>
                <w:szCs w:val="24"/>
              </w:rPr>
              <w:t xml:space="preserve"> utilizado</w:t>
            </w:r>
          </w:p>
          <w:p w14:paraId="57CA1715" w14:textId="1E09F6B4" w:rsidR="4E1D772C" w:rsidRDefault="4E1D772C" w:rsidP="762F4F2F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 xml:space="preserve">Bocetos en Balsamiq </w:t>
            </w:r>
            <w:proofErr w:type="spellStart"/>
            <w:r w:rsidRPr="762F4F2F">
              <w:rPr>
                <w:sz w:val="24"/>
                <w:szCs w:val="24"/>
              </w:rPr>
              <w:t>wireframes</w:t>
            </w:r>
            <w:proofErr w:type="spellEnd"/>
          </w:p>
          <w:p w14:paraId="392F74AE" w14:textId="39CD5768" w:rsidR="4E1D772C" w:rsidRDefault="33CED857" w:rsidP="762F4F2F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 xml:space="preserve">Interfaz de usuario, administrador y gerente en la </w:t>
            </w:r>
            <w:r w:rsidR="416FA255" w:rsidRPr="5D08E63E">
              <w:rPr>
                <w:sz w:val="24"/>
                <w:szCs w:val="24"/>
              </w:rPr>
              <w:t>aplicación</w:t>
            </w:r>
          </w:p>
          <w:p w14:paraId="1D0656FE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7B37605A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394798F2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3889A505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29079D35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25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686DC7" w14:textId="65B40792" w:rsidR="00703779" w:rsidRDefault="4E1D772C">
            <w:pPr>
              <w:numPr>
                <w:ilvl w:val="0"/>
                <w:numId w:val="24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Interfaz tentativa de caso de uso</w:t>
            </w: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BD644D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F275B9D" w14:textId="57B2AE22" w:rsidR="77D8FAE1" w:rsidRDefault="77D8FAE1" w:rsidP="77D8FAE1">
            <w:pP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703779" w14:paraId="1E897EC4" w14:textId="77777777" w:rsidTr="5D08E63E">
        <w:trPr>
          <w:cantSplit/>
          <w:trHeight w:val="300"/>
          <w:tblHeader/>
        </w:trPr>
        <w:tc>
          <w:tcPr>
            <w:tcW w:w="33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1E086F16" w14:textId="77777777" w:rsidR="00703779" w:rsidRDefault="00E13AC0">
            <w:pPr>
              <w:tabs>
                <w:tab w:val="left" w:pos="1843"/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PRÓXIMAS TAREAS</w:t>
            </w:r>
          </w:p>
        </w:tc>
        <w:tc>
          <w:tcPr>
            <w:tcW w:w="33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7E2ED4C8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OBSERVACIONES</w:t>
            </w: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251FA6ED" w14:textId="299E6911" w:rsidR="77D8FAE1" w:rsidRDefault="77D8FAE1" w:rsidP="77D8FAE1">
            <w:pPr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</w:p>
        </w:tc>
      </w:tr>
      <w:tr w:rsidR="00703779" w14:paraId="1A3FAC43" w14:textId="77777777" w:rsidTr="5D08E63E">
        <w:trPr>
          <w:cantSplit/>
          <w:trHeight w:val="300"/>
          <w:tblHeader/>
        </w:trPr>
        <w:tc>
          <w:tcPr>
            <w:tcW w:w="33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BD94B2" w14:textId="77777777" w:rsidR="00703779" w:rsidRDefault="00703779">
            <w:pPr>
              <w:numPr>
                <w:ilvl w:val="0"/>
                <w:numId w:val="25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  <w:p w14:paraId="5854DE7F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2CA7ADD4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314EE24A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33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614669" w14:textId="77777777" w:rsidR="00703779" w:rsidRDefault="00703779">
            <w:pPr>
              <w:numPr>
                <w:ilvl w:val="0"/>
                <w:numId w:val="22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C7ED6B" w14:textId="345BAE51" w:rsidR="77D8FAE1" w:rsidRDefault="77D8FAE1" w:rsidP="77D8FAE1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7590049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7382908A" w14:textId="77777777" w:rsidR="00703779" w:rsidRDefault="00E13AC0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i/>
          <w:sz w:val="24"/>
          <w:szCs w:val="24"/>
        </w:rPr>
      </w:pPr>
      <w:r>
        <w:rPr>
          <w:rFonts w:ascii="Verdana" w:eastAsia="Verdana" w:hAnsi="Verdana" w:cs="Verdana"/>
          <w:b/>
          <w:i/>
          <w:sz w:val="24"/>
          <w:szCs w:val="24"/>
        </w:rPr>
        <w:t>PROBLEMAS PRESENTADOS – SOLUCIONES APLICADAS</w:t>
      </w:r>
    </w:p>
    <w:p w14:paraId="0C5B615A" w14:textId="77777777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Style w:val="af5"/>
        <w:tblW w:w="8644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322"/>
      </w:tblGrid>
      <w:tr w:rsidR="00703779" w14:paraId="410AB352" w14:textId="77777777" w:rsidTr="5D08E63E">
        <w:trPr>
          <w:cantSplit/>
          <w:tblHeader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AA351C4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PROBLEMA</w:t>
            </w: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156AE2FA" w14:textId="77777777" w:rsidR="00703779" w:rsidRDefault="00E13AC0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DETALLES</w:t>
            </w:r>
          </w:p>
        </w:tc>
      </w:tr>
      <w:tr w:rsidR="00703779" w14:paraId="792F1AA2" w14:textId="77777777" w:rsidTr="5D08E63E">
        <w:trPr>
          <w:cantSplit/>
          <w:tblHeader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A499DFC" w14:textId="2B5238BA" w:rsidR="00703779" w:rsidRDefault="32D24D29">
            <w:pPr>
              <w:numPr>
                <w:ilvl w:val="0"/>
                <w:numId w:val="33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62F4F2F">
              <w:rPr>
                <w:sz w:val="24"/>
                <w:szCs w:val="24"/>
              </w:rPr>
              <w:t>Se presenta un problema "AUTOMOTORES NO PAGADOS"</w:t>
            </w: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7E3C41" w14:textId="14FEB349" w:rsidR="00703779" w:rsidRDefault="4B5963D5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5D08E63E">
              <w:rPr>
                <w:rFonts w:ascii="Verdana" w:eastAsia="Verdana" w:hAnsi="Verdana" w:cs="Verdana"/>
                <w:sz w:val="24"/>
                <w:szCs w:val="24"/>
              </w:rPr>
              <w:t xml:space="preserve">Dudas sobre el filtro que se realizara con respecto a los </w:t>
            </w:r>
            <w:r w:rsidR="787BFCB9" w:rsidRPr="5D08E63E">
              <w:rPr>
                <w:rFonts w:ascii="Verdana" w:eastAsia="Verdana" w:hAnsi="Verdana" w:cs="Verdana"/>
                <w:sz w:val="24"/>
                <w:szCs w:val="24"/>
              </w:rPr>
              <w:t>ítems</w:t>
            </w:r>
            <w:r w:rsidRPr="5D08E63E">
              <w:rPr>
                <w:rFonts w:ascii="Verdana" w:eastAsia="Verdana" w:hAnsi="Verdana" w:cs="Verdana"/>
                <w:sz w:val="24"/>
                <w:szCs w:val="24"/>
              </w:rPr>
              <w:t xml:space="preserve"> presentados por el enunciado (puntualmente el </w:t>
            </w:r>
            <w:r w:rsidR="07EB4023" w:rsidRPr="5D08E63E">
              <w:rPr>
                <w:rFonts w:ascii="Verdana" w:eastAsia="Verdana" w:hAnsi="Verdana" w:cs="Verdana"/>
                <w:sz w:val="24"/>
                <w:szCs w:val="24"/>
              </w:rPr>
              <w:t>ítem</w:t>
            </w:r>
            <w:r w:rsidRPr="5D08E63E">
              <w:rPr>
                <w:rFonts w:ascii="Verdana" w:eastAsia="Verdana" w:hAnsi="Verdana" w:cs="Verdana"/>
                <w:sz w:val="24"/>
                <w:szCs w:val="24"/>
              </w:rPr>
              <w:t xml:space="preserve"> 6)</w:t>
            </w:r>
          </w:p>
          <w:p w14:paraId="03F828E4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2AC57CB0" w14:textId="77777777" w:rsidR="00703779" w:rsidRDefault="00703779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5186B13D" w14:textId="2DF236E4" w:rsidR="00703779" w:rsidRDefault="00703779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665AAA6" w14:textId="74551252" w:rsidR="0E8F76ED" w:rsidRDefault="0E8F76ED"/>
    <w:p w14:paraId="2F7E63FF" w14:textId="5A1C6C82" w:rsidR="63712623" w:rsidRDefault="63712623" w:rsidP="0E8F76ED">
      <w:pPr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sz w:val="24"/>
          <w:szCs w:val="24"/>
          <w:u w:val="single"/>
        </w:rPr>
      </w:pP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 xml:space="preserve">INFORME DE AVANCE </w:t>
      </w:r>
      <w:r w:rsidR="7B388CA1"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>N.º</w:t>
      </w: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 xml:space="preserve"> 3:</w:t>
      </w:r>
    </w:p>
    <w:p w14:paraId="67A4007A" w14:textId="6B714D8F" w:rsidR="0E8F76ED" w:rsidRDefault="0E8F76ED" w:rsidP="0E8F76ED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C4E7DD4" w14:textId="77777777" w:rsidR="77D8FAE1" w:rsidRDefault="77D8FAE1" w:rsidP="77D8FAE1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2881"/>
        <w:gridCol w:w="2881"/>
        <w:gridCol w:w="2881"/>
      </w:tblGrid>
      <w:tr w:rsidR="77D8FAE1" w14:paraId="0CF96106" w14:textId="77777777" w:rsidTr="0E8F76ED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794BBD46" w14:textId="77777777" w:rsidR="77D8FAE1" w:rsidRDefault="77D8FAE1" w:rsidP="77D8FAE1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PROYECTO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45A7C1E" w14:textId="56116FEC" w:rsidR="77D8FAE1" w:rsidRDefault="77D8FAE1" w:rsidP="77D8FAE1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GRUPO Nº2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DE17975" w14:textId="77777777" w:rsidR="77D8FAE1" w:rsidRDefault="77D8FAE1" w:rsidP="77D8FAE1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</w:tr>
      <w:tr w:rsidR="77D8FAE1" w14:paraId="2D30C97E" w14:textId="77777777" w:rsidTr="0E8F76ED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31BF02" w14:textId="0041D7CC" w:rsidR="297A3904" w:rsidRDefault="3CBDFE1E" w:rsidP="0E8F76ED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sz w:val="24"/>
                <w:szCs w:val="24"/>
              </w:rPr>
              <w:t>Sistema Automotor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0E1152" w14:textId="7DAEBCB9" w:rsidR="77D8FAE1" w:rsidRDefault="2F862A1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sz w:val="24"/>
                <w:szCs w:val="24"/>
              </w:rPr>
              <w:t>2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3D7147" w14:textId="441889C8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sz w:val="24"/>
                <w:szCs w:val="24"/>
              </w:rPr>
              <w:t>1</w:t>
            </w:r>
            <w:r w:rsidR="1C113A58" w:rsidRPr="77D8FAE1">
              <w:rPr>
                <w:rFonts w:ascii="Verdana" w:eastAsia="Verdana" w:hAnsi="Verdana" w:cs="Verdana"/>
                <w:sz w:val="24"/>
                <w:szCs w:val="24"/>
              </w:rPr>
              <w:t>6</w:t>
            </w:r>
            <w:r w:rsidRPr="77D8FAE1">
              <w:rPr>
                <w:rFonts w:ascii="Verdana" w:eastAsia="Verdana" w:hAnsi="Verdana" w:cs="Verdana"/>
                <w:sz w:val="24"/>
                <w:szCs w:val="24"/>
              </w:rPr>
              <w:t>/5/20</w:t>
            </w:r>
            <w:r w:rsidR="5C2FC3F1" w:rsidRPr="77D8FAE1">
              <w:rPr>
                <w:rFonts w:ascii="Verdana" w:eastAsia="Verdana" w:hAnsi="Verdana" w:cs="Verdana"/>
                <w:sz w:val="24"/>
                <w:szCs w:val="24"/>
              </w:rPr>
              <w:t>24</w:t>
            </w:r>
          </w:p>
        </w:tc>
      </w:tr>
    </w:tbl>
    <w:p w14:paraId="38B92B6F" w14:textId="77777777" w:rsidR="77D8FAE1" w:rsidRDefault="77D8FAE1" w:rsidP="77D8FAE1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1B245DA8" w14:textId="77777777" w:rsidR="28619161" w:rsidRDefault="28619161" w:rsidP="77D8FAE1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bCs/>
          <w:i/>
          <w:iCs/>
          <w:sz w:val="24"/>
          <w:szCs w:val="24"/>
        </w:rPr>
      </w:pPr>
      <w:r w:rsidRPr="77D8FAE1">
        <w:rPr>
          <w:rFonts w:ascii="Verdana" w:eastAsia="Verdana" w:hAnsi="Verdana" w:cs="Verdana"/>
          <w:b/>
          <w:bCs/>
          <w:i/>
          <w:iCs/>
          <w:sz w:val="24"/>
          <w:szCs w:val="24"/>
        </w:rPr>
        <w:t>TAREAS</w:t>
      </w:r>
    </w:p>
    <w:p w14:paraId="0226C7B7" w14:textId="77777777" w:rsidR="77D8FAE1" w:rsidRDefault="77D8FAE1" w:rsidP="77D8FAE1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2881"/>
        <w:gridCol w:w="1441"/>
        <w:gridCol w:w="1440"/>
        <w:gridCol w:w="2882"/>
      </w:tblGrid>
      <w:tr w:rsidR="77D8FAE1" w14:paraId="7B0303C9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35470A3B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FINALIZADAS</w:t>
            </w:r>
          </w:p>
        </w:tc>
        <w:tc>
          <w:tcPr>
            <w:tcW w:w="288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35A432D0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ESTA ENTREGA</w:t>
            </w:r>
          </w:p>
        </w:tc>
        <w:tc>
          <w:tcPr>
            <w:tcW w:w="288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32A04E22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77D8FAE1" w14:paraId="16B6813F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D50191" w14:textId="416E9AF0" w:rsidR="2C08B8E0" w:rsidRDefault="2C08B8E0" w:rsidP="77D8FAE1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77D8FAE1">
              <w:rPr>
                <w:sz w:val="24"/>
                <w:szCs w:val="24"/>
              </w:rPr>
              <w:t>Ventana de Automotores para administrador</w:t>
            </w:r>
          </w:p>
          <w:p w14:paraId="5EDBDC54" w14:textId="4F56F400" w:rsidR="2C08B8E0" w:rsidRDefault="1833C019" w:rsidP="77D8FAE1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Visualización</w:t>
            </w:r>
            <w:r w:rsidR="024F40CA" w:rsidRPr="5D08E63E">
              <w:rPr>
                <w:sz w:val="24"/>
                <w:szCs w:val="24"/>
              </w:rPr>
              <w:t xml:space="preserve"> de la interfaz y pruebas unitarias</w:t>
            </w:r>
          </w:p>
          <w:p w14:paraId="2FBA96B9" w14:textId="140D4102" w:rsidR="2C08B8E0" w:rsidRDefault="593E03F5" w:rsidP="77D8FAE1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28CA0534">
              <w:rPr>
                <w:sz w:val="24"/>
                <w:szCs w:val="24"/>
              </w:rPr>
              <w:t xml:space="preserve">Ventana de </w:t>
            </w:r>
            <w:r w:rsidR="37A3D6BB" w:rsidRPr="28CA0534">
              <w:rPr>
                <w:sz w:val="24"/>
                <w:szCs w:val="24"/>
              </w:rPr>
              <w:t>Pagos</w:t>
            </w:r>
            <w:r w:rsidRPr="28CA0534">
              <w:rPr>
                <w:sz w:val="24"/>
                <w:szCs w:val="24"/>
              </w:rPr>
              <w:t xml:space="preserve"> para el usuario</w:t>
            </w:r>
          </w:p>
          <w:p w14:paraId="5F851322" w14:textId="1DA9DFB0" w:rsidR="2C08B8E0" w:rsidRDefault="3EC1147A" w:rsidP="77D8FAE1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28CA0534">
              <w:rPr>
                <w:sz w:val="24"/>
                <w:szCs w:val="24"/>
              </w:rPr>
              <w:t>Visualización</w:t>
            </w:r>
            <w:r w:rsidR="593E03F5" w:rsidRPr="28CA0534">
              <w:rPr>
                <w:sz w:val="24"/>
                <w:szCs w:val="24"/>
              </w:rPr>
              <w:t xml:space="preserve"> de la interfaz y pruebas unitarias</w:t>
            </w:r>
          </w:p>
          <w:p w14:paraId="70A2B8A2" w14:textId="5C6702C0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  <w:p w14:paraId="65452EA1" w14:textId="120AD40E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7E0BB150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5F488FBF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1CD6C00E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30E2F039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4742DC35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88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62C675" w14:textId="34F3CF89" w:rsidR="2C08B8E0" w:rsidRDefault="024F40CA" w:rsidP="77D8FAE1">
            <w:pPr>
              <w:numPr>
                <w:ilvl w:val="0"/>
                <w:numId w:val="2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 xml:space="preserve">Creación de la ventana, funcional y vinculado con la </w:t>
            </w:r>
            <w:r w:rsidR="4128D838" w:rsidRPr="5D08E63E">
              <w:rPr>
                <w:sz w:val="24"/>
                <w:szCs w:val="24"/>
              </w:rPr>
              <w:t>data base</w:t>
            </w:r>
            <w:r w:rsidRPr="5D08E63E">
              <w:rPr>
                <w:sz w:val="24"/>
                <w:szCs w:val="24"/>
              </w:rPr>
              <w:t>.</w:t>
            </w:r>
          </w:p>
        </w:tc>
        <w:tc>
          <w:tcPr>
            <w:tcW w:w="288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8CCBC3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77D8FAE1" w14:paraId="7AF57DB4" w14:textId="77777777" w:rsidTr="5D08E63E">
        <w:trPr>
          <w:trHeight w:val="300"/>
        </w:trPr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CAC8D54" w14:textId="77777777" w:rsidR="77D8FAE1" w:rsidRDefault="77D8FAE1" w:rsidP="77D8FAE1">
            <w:pPr>
              <w:tabs>
                <w:tab w:val="left" w:pos="1843"/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PRÓXIMAS TAREAS</w:t>
            </w:r>
          </w:p>
        </w:tc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7BE47D6A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77D8FAE1" w14:paraId="0EC41B58" w14:textId="77777777" w:rsidTr="5D08E63E">
        <w:trPr>
          <w:trHeight w:val="300"/>
        </w:trPr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32AB87" w14:textId="4CD6A097" w:rsidR="0C3E04E1" w:rsidRDefault="5CF725D6" w:rsidP="77D8FAE1">
            <w:pPr>
              <w:numPr>
                <w:ilvl w:val="0"/>
                <w:numId w:val="30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 xml:space="preserve">Tareas del gerente, realizarle una interfaz propia a la ventana y seguir con los </w:t>
            </w:r>
            <w:r w:rsidR="7CE2E31C" w:rsidRPr="5D08E63E">
              <w:rPr>
                <w:sz w:val="24"/>
                <w:szCs w:val="24"/>
              </w:rPr>
              <w:t>demás</w:t>
            </w:r>
            <w:r w:rsidRPr="5D08E63E">
              <w:rPr>
                <w:sz w:val="24"/>
                <w:szCs w:val="24"/>
              </w:rPr>
              <w:t xml:space="preserve"> casos de uso</w:t>
            </w:r>
          </w:p>
          <w:p w14:paraId="552480C0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5A42573B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075F7342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1F253A" w14:textId="77777777" w:rsidR="77D8FAE1" w:rsidRDefault="77D8FAE1" w:rsidP="77D8FAE1">
            <w:pPr>
              <w:numPr>
                <w:ilvl w:val="0"/>
                <w:numId w:val="3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5415D35" w14:textId="77777777" w:rsidR="77D8FAE1" w:rsidRDefault="77D8FAE1" w:rsidP="77D8FAE1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7350D634" w14:textId="77777777" w:rsidR="28619161" w:rsidRDefault="28619161" w:rsidP="77D8FAE1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bCs/>
          <w:i/>
          <w:iCs/>
          <w:sz w:val="24"/>
          <w:szCs w:val="24"/>
        </w:rPr>
      </w:pPr>
      <w:r w:rsidRPr="77D8FAE1">
        <w:rPr>
          <w:rFonts w:ascii="Verdana" w:eastAsia="Verdana" w:hAnsi="Verdana" w:cs="Verdana"/>
          <w:b/>
          <w:bCs/>
          <w:i/>
          <w:iCs/>
          <w:sz w:val="24"/>
          <w:szCs w:val="24"/>
        </w:rPr>
        <w:t>PROBLEMAS PRESENTADOS – SOLUCIONES APLICADAS</w:t>
      </w:r>
    </w:p>
    <w:p w14:paraId="5DB1FC55" w14:textId="77777777" w:rsidR="77D8FAE1" w:rsidRDefault="77D8FAE1" w:rsidP="77D8FAE1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4322"/>
        <w:gridCol w:w="4322"/>
      </w:tblGrid>
      <w:tr w:rsidR="77D8FAE1" w14:paraId="5A8102DB" w14:textId="77777777" w:rsidTr="5D08E63E">
        <w:trPr>
          <w:trHeight w:val="300"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39D3A138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PROBLEMA</w:t>
            </w: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157321F6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77D8FAE1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DETALLES</w:t>
            </w:r>
          </w:p>
        </w:tc>
      </w:tr>
      <w:tr w:rsidR="77D8FAE1" w14:paraId="2A3D4946" w14:textId="77777777" w:rsidTr="5D08E63E">
        <w:trPr>
          <w:trHeight w:val="300"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597FFB" w14:textId="4AEF33F7" w:rsidR="18A9357A" w:rsidRDefault="5937028E" w:rsidP="77D8FAE1">
            <w:pPr>
              <w:numPr>
                <w:ilvl w:val="0"/>
                <w:numId w:val="28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 xml:space="preserve">Problemas con la </w:t>
            </w:r>
            <w:r w:rsidR="2166283A" w:rsidRPr="5D08E63E">
              <w:rPr>
                <w:sz w:val="24"/>
                <w:szCs w:val="24"/>
              </w:rPr>
              <w:t>data base</w:t>
            </w:r>
            <w:r w:rsidRPr="5D08E63E">
              <w:rPr>
                <w:sz w:val="24"/>
                <w:szCs w:val="24"/>
              </w:rPr>
              <w:t xml:space="preserve">, puntualmente </w:t>
            </w:r>
            <w:proofErr w:type="spellStart"/>
            <w:r w:rsidRPr="5D08E63E">
              <w:rPr>
                <w:sz w:val="24"/>
                <w:szCs w:val="24"/>
              </w:rPr>
              <w:t>foreing</w:t>
            </w:r>
            <w:proofErr w:type="spellEnd"/>
            <w:r w:rsidRPr="5D08E63E">
              <w:rPr>
                <w:sz w:val="24"/>
                <w:szCs w:val="24"/>
              </w:rPr>
              <w:t xml:space="preserve"> </w:t>
            </w:r>
            <w:proofErr w:type="spellStart"/>
            <w:r w:rsidRPr="5D08E63E">
              <w:rPr>
                <w:sz w:val="24"/>
                <w:szCs w:val="24"/>
              </w:rPr>
              <w:t>keys</w:t>
            </w:r>
            <w:proofErr w:type="spellEnd"/>
          </w:p>
          <w:p w14:paraId="14ED4D43" w14:textId="0E519FD5" w:rsidR="18A9357A" w:rsidRDefault="06D2E82E" w:rsidP="77D8FAE1">
            <w:pPr>
              <w:numPr>
                <w:ilvl w:val="0"/>
                <w:numId w:val="28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Aparición</w:t>
            </w:r>
            <w:r w:rsidR="5937028E" w:rsidRPr="5D08E63E">
              <w:rPr>
                <w:sz w:val="24"/>
                <w:szCs w:val="24"/>
              </w:rPr>
              <w:t xml:space="preserve"> de nuevos casos de uso</w:t>
            </w:r>
          </w:p>
          <w:p w14:paraId="328E6A96" w14:textId="74449D7C" w:rsidR="18A9357A" w:rsidRDefault="06D2E82E" w:rsidP="77D8FAE1">
            <w:pPr>
              <w:numPr>
                <w:ilvl w:val="0"/>
                <w:numId w:val="28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Relación</w:t>
            </w:r>
            <w:r w:rsidR="5937028E" w:rsidRPr="5D08E63E">
              <w:rPr>
                <w:sz w:val="24"/>
                <w:szCs w:val="24"/>
              </w:rPr>
              <w:t xml:space="preserve"> con los </w:t>
            </w:r>
            <w:r w:rsidR="6F6D12F0" w:rsidRPr="5D08E63E">
              <w:rPr>
                <w:sz w:val="24"/>
                <w:szCs w:val="24"/>
              </w:rPr>
              <w:t>demás</w:t>
            </w:r>
            <w:r w:rsidR="5937028E" w:rsidRPr="5D08E63E">
              <w:rPr>
                <w:sz w:val="24"/>
                <w:szCs w:val="24"/>
              </w:rPr>
              <w:t xml:space="preserve"> casos de uso existentes</w:t>
            </w:r>
          </w:p>
          <w:p w14:paraId="1FF284F1" w14:textId="707F8911" w:rsidR="18A9357A" w:rsidRDefault="7CC40AB2" w:rsidP="77D8FAE1">
            <w:pPr>
              <w:numPr>
                <w:ilvl w:val="0"/>
                <w:numId w:val="28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lastRenderedPageBreak/>
              <w:t>Botón</w:t>
            </w:r>
            <w:r w:rsidR="1B2470B2" w:rsidRPr="5D08E63E">
              <w:rPr>
                <w:sz w:val="24"/>
                <w:szCs w:val="24"/>
              </w:rPr>
              <w:t xml:space="preserve"> de regresar para la interfaz de Pagos</w:t>
            </w:r>
          </w:p>
          <w:p w14:paraId="43688D8E" w14:textId="3ED85913" w:rsidR="18A9357A" w:rsidRDefault="0F9C8184" w:rsidP="77D8FAE1">
            <w:pPr>
              <w:numPr>
                <w:ilvl w:val="0"/>
                <w:numId w:val="28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28CA0534">
              <w:rPr>
                <w:sz w:val="24"/>
                <w:szCs w:val="24"/>
              </w:rPr>
              <w:t>Generar una pregunta antes de realizar la eliminación en caso de que este no haya querido que sea así</w:t>
            </w: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3FC8FA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1E8C082A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2784944B" w14:textId="77777777" w:rsidR="77D8FAE1" w:rsidRDefault="77D8FAE1" w:rsidP="77D8FAE1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510BA4DC" w14:textId="79BE7BE2" w:rsidR="77D8FAE1" w:rsidRDefault="77D8FAE1" w:rsidP="77D8FAE1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C57C439" w14:textId="77777777" w:rsidR="00703779" w:rsidRDefault="00703779" w:rsidP="0E8F76ED">
      <w:pPr>
        <w:rPr>
          <w:i/>
          <w:iCs/>
          <w:sz w:val="20"/>
          <w:szCs w:val="20"/>
        </w:rPr>
      </w:pPr>
    </w:p>
    <w:p w14:paraId="7B72AE63" w14:textId="354B6230" w:rsidR="0E8F76ED" w:rsidRDefault="0E8F76ED">
      <w:r>
        <w:br w:type="page"/>
      </w:r>
    </w:p>
    <w:p w14:paraId="683BDD5D" w14:textId="77777777" w:rsidR="050725C6" w:rsidRDefault="050725C6" w:rsidP="0E8F76ED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bCs/>
          <w:i/>
          <w:iCs/>
          <w:sz w:val="24"/>
          <w:szCs w:val="24"/>
        </w:rPr>
      </w:pPr>
      <w:r w:rsidRPr="0E8F76ED">
        <w:rPr>
          <w:rFonts w:ascii="Verdana" w:eastAsia="Verdana" w:hAnsi="Verdana" w:cs="Verdana"/>
          <w:b/>
          <w:bCs/>
          <w:i/>
          <w:iCs/>
          <w:sz w:val="24"/>
          <w:szCs w:val="24"/>
        </w:rPr>
        <w:lastRenderedPageBreak/>
        <w:t>TAREAS</w:t>
      </w:r>
    </w:p>
    <w:p w14:paraId="2E5227E6" w14:textId="77777777" w:rsidR="0E8F76ED" w:rsidRDefault="0E8F76ED" w:rsidP="0E8F76ED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2881"/>
        <w:gridCol w:w="1441"/>
        <w:gridCol w:w="1440"/>
        <w:gridCol w:w="2882"/>
      </w:tblGrid>
      <w:tr w:rsidR="0E8F76ED" w14:paraId="6F7FA373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B594387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FINALIZADAS</w:t>
            </w:r>
          </w:p>
        </w:tc>
        <w:tc>
          <w:tcPr>
            <w:tcW w:w="288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D80BB0C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ESTA ENTREGA</w:t>
            </w:r>
          </w:p>
        </w:tc>
        <w:tc>
          <w:tcPr>
            <w:tcW w:w="288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692DCC60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0E8F76ED" w14:paraId="01B9610C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073871" w14:textId="6E394AFB" w:rsidR="0E8F76ED" w:rsidRDefault="0E8F76ED" w:rsidP="0E8F76ED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0E8F76ED">
              <w:rPr>
                <w:sz w:val="24"/>
                <w:szCs w:val="24"/>
              </w:rPr>
              <w:t>Especificación de Requisitos</w:t>
            </w:r>
          </w:p>
          <w:p w14:paraId="75D81B02" w14:textId="2B6D245F" w:rsidR="45D05401" w:rsidRDefault="10FC268E" w:rsidP="0E8F76ED">
            <w:pPr>
              <w:pStyle w:val="Prrafodelista"/>
              <w:numPr>
                <w:ilvl w:val="0"/>
                <w:numId w:val="13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Revisión</w:t>
            </w:r>
            <w:r w:rsidR="4D0A3218" w:rsidRPr="5D08E63E">
              <w:rPr>
                <w:sz w:val="24"/>
                <w:szCs w:val="24"/>
              </w:rPr>
              <w:t xml:space="preserve"> </w:t>
            </w:r>
            <w:r w:rsidR="0E8F76ED" w:rsidRPr="5D08E63E">
              <w:rPr>
                <w:sz w:val="24"/>
                <w:szCs w:val="24"/>
              </w:rPr>
              <w:t>Requerimientos Funcionales</w:t>
            </w:r>
          </w:p>
          <w:p w14:paraId="4E2C8761" w14:textId="6549049F" w:rsidR="0E8F76ED" w:rsidRDefault="0E8F76ED" w:rsidP="0E8F76ED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0E8F76ED">
              <w:rPr>
                <w:sz w:val="24"/>
                <w:szCs w:val="24"/>
              </w:rPr>
              <w:t>Modelo de Casos de Uso</w:t>
            </w:r>
          </w:p>
          <w:p w14:paraId="4E931B3B" w14:textId="35D77049" w:rsidR="778D29CB" w:rsidRDefault="5A924041" w:rsidP="0E8F76ED">
            <w:pPr>
              <w:pStyle w:val="Prrafodelista"/>
              <w:numPr>
                <w:ilvl w:val="0"/>
                <w:numId w:val="1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Revisión</w:t>
            </w:r>
            <w:r w:rsidR="0BFE4F26" w:rsidRPr="5D08E63E">
              <w:rPr>
                <w:sz w:val="24"/>
                <w:szCs w:val="24"/>
              </w:rPr>
              <w:t xml:space="preserve"> </w:t>
            </w:r>
            <w:r w:rsidR="0E8F76ED" w:rsidRPr="5D08E63E">
              <w:rPr>
                <w:sz w:val="24"/>
                <w:szCs w:val="24"/>
              </w:rPr>
              <w:t>Modelo de Casos de Uso</w:t>
            </w:r>
          </w:p>
          <w:p w14:paraId="79C58C40" w14:textId="4786C95A" w:rsidR="778D29CB" w:rsidRDefault="5A924041" w:rsidP="0E8F76ED">
            <w:pPr>
              <w:pStyle w:val="Prrafodelista"/>
              <w:numPr>
                <w:ilvl w:val="0"/>
                <w:numId w:val="1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Revisión</w:t>
            </w:r>
            <w:r w:rsidR="0BFE4F26" w:rsidRPr="5D08E63E">
              <w:rPr>
                <w:sz w:val="24"/>
                <w:szCs w:val="24"/>
              </w:rPr>
              <w:t xml:space="preserve"> </w:t>
            </w:r>
            <w:r w:rsidR="0E8F76ED" w:rsidRPr="5D08E63E">
              <w:rPr>
                <w:sz w:val="24"/>
                <w:szCs w:val="24"/>
              </w:rPr>
              <w:t>Actores Casos de Uso</w:t>
            </w:r>
          </w:p>
          <w:p w14:paraId="19EEFCC7" w14:textId="0E7DD62D" w:rsidR="778D29CB" w:rsidRDefault="56FF1D5B" w:rsidP="0E8F76ED">
            <w:pPr>
              <w:pStyle w:val="Prrafodelista"/>
              <w:numPr>
                <w:ilvl w:val="0"/>
                <w:numId w:val="1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Revisión</w:t>
            </w:r>
            <w:r w:rsidR="0BFE4F26" w:rsidRPr="5D08E63E">
              <w:rPr>
                <w:sz w:val="24"/>
                <w:szCs w:val="24"/>
              </w:rPr>
              <w:t xml:space="preserve"> </w:t>
            </w:r>
            <w:r w:rsidR="0E8F76ED" w:rsidRPr="5D08E63E">
              <w:rPr>
                <w:sz w:val="24"/>
                <w:szCs w:val="24"/>
              </w:rPr>
              <w:t>Descripción Casos de Uso</w:t>
            </w:r>
          </w:p>
          <w:p w14:paraId="18021095" w14:textId="5C6702C0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  <w:p w14:paraId="36F156A4" w14:textId="120AD40E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7CEDFD89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743DFF28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6EC8AEBE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5082DA7B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109C6A03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88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80188D" w14:textId="3451C91E" w:rsidR="12EAC925" w:rsidRDefault="12EAC925" w:rsidP="0E8F76ED">
            <w:p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0E8F76ED">
              <w:rPr>
                <w:sz w:val="24"/>
                <w:szCs w:val="24"/>
              </w:rPr>
              <w:t>Revisión del modelo de caso de uso, requerimientos funcionales</w:t>
            </w:r>
          </w:p>
        </w:tc>
        <w:tc>
          <w:tcPr>
            <w:tcW w:w="288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2D064FE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E8F76ED" w14:paraId="2C8CF297" w14:textId="77777777" w:rsidTr="5D08E63E">
        <w:trPr>
          <w:trHeight w:val="300"/>
        </w:trPr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60C9E40F" w14:textId="77777777" w:rsidR="0E8F76ED" w:rsidRDefault="0E8F76ED" w:rsidP="0E8F76ED">
            <w:pPr>
              <w:tabs>
                <w:tab w:val="left" w:pos="1843"/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PRÓXIMAS TAREAS</w:t>
            </w:r>
          </w:p>
        </w:tc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1F2AA69A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0E8F76ED" w14:paraId="43411A59" w14:textId="77777777" w:rsidTr="5D08E63E">
        <w:trPr>
          <w:trHeight w:val="300"/>
        </w:trPr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A8FD16" w14:textId="77777777" w:rsidR="0E8F76ED" w:rsidRDefault="0E8F76ED" w:rsidP="0E8F76ED">
            <w:pPr>
              <w:numPr>
                <w:ilvl w:val="0"/>
                <w:numId w:val="30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  <w:p w14:paraId="2C3D16DF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667B43C1" w14:textId="59236FC6" w:rsidR="53D79872" w:rsidRDefault="53D79872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sz w:val="24"/>
                <w:szCs w:val="24"/>
              </w:rPr>
              <w:t>Revisión de Interfaz</w:t>
            </w:r>
          </w:p>
          <w:p w14:paraId="17E4F976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C2BCFC" w14:textId="77777777" w:rsidR="0E8F76ED" w:rsidRDefault="0E8F76ED" w:rsidP="0E8F76ED">
            <w:pPr>
              <w:numPr>
                <w:ilvl w:val="0"/>
                <w:numId w:val="3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183CCCF" w14:textId="77777777" w:rsidR="0E8F76ED" w:rsidRDefault="0E8F76ED" w:rsidP="0E8F76ED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790E683" w14:textId="77777777" w:rsidR="050725C6" w:rsidRDefault="050725C6" w:rsidP="0E8F76ED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bCs/>
          <w:i/>
          <w:iCs/>
          <w:sz w:val="24"/>
          <w:szCs w:val="24"/>
        </w:rPr>
      </w:pPr>
      <w:r w:rsidRPr="0E8F76ED">
        <w:rPr>
          <w:rFonts w:ascii="Verdana" w:eastAsia="Verdana" w:hAnsi="Verdana" w:cs="Verdana"/>
          <w:b/>
          <w:bCs/>
          <w:i/>
          <w:iCs/>
          <w:sz w:val="24"/>
          <w:szCs w:val="24"/>
        </w:rPr>
        <w:t>PROBLEMAS PRESENTADOS – SOLUCIONES APLICADAS</w:t>
      </w:r>
    </w:p>
    <w:p w14:paraId="25438044" w14:textId="77777777" w:rsidR="0E8F76ED" w:rsidRDefault="0E8F76ED" w:rsidP="0E8F76ED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4322"/>
        <w:gridCol w:w="4322"/>
      </w:tblGrid>
      <w:tr w:rsidR="0E8F76ED" w14:paraId="6CA07451" w14:textId="77777777" w:rsidTr="0E8F76ED">
        <w:trPr>
          <w:trHeight w:val="300"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4278AA13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PROBLEMA</w:t>
            </w: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4BA73536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E8F76ED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DETALLES</w:t>
            </w:r>
          </w:p>
        </w:tc>
      </w:tr>
      <w:tr w:rsidR="0E8F76ED" w14:paraId="1D0A7711" w14:textId="77777777" w:rsidTr="0E8F76ED">
        <w:trPr>
          <w:trHeight w:val="300"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482BB5" w14:textId="77777777" w:rsidR="0E8F76ED" w:rsidRDefault="0E8F76ED" w:rsidP="0E8F76ED">
            <w:pPr>
              <w:numPr>
                <w:ilvl w:val="0"/>
                <w:numId w:val="28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A30C612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7F272123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49E8698C" w14:textId="77777777" w:rsidR="0E8F76ED" w:rsidRDefault="0E8F76ED" w:rsidP="0E8F76ED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6BA4D411" w14:textId="19412604" w:rsidR="0E8F76ED" w:rsidRDefault="0E8F76ED" w:rsidP="54C77356">
      <w:pPr>
        <w:rPr>
          <w:i/>
          <w:iCs/>
          <w:sz w:val="20"/>
          <w:szCs w:val="20"/>
        </w:rPr>
      </w:pPr>
    </w:p>
    <w:p w14:paraId="248514B5" w14:textId="69D51548" w:rsidR="207E042E" w:rsidRDefault="207E042E" w:rsidP="54C77356">
      <w:pPr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sz w:val="24"/>
          <w:szCs w:val="24"/>
          <w:u w:val="single"/>
        </w:rPr>
      </w:pP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 xml:space="preserve">INFORME DE AVANCE </w:t>
      </w:r>
      <w:r w:rsidR="29F8C1A1"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>N.º</w:t>
      </w: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 xml:space="preserve"> </w:t>
      </w:r>
      <w:r w:rsidR="3C90B21A"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>5</w:t>
      </w: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>:</w:t>
      </w:r>
    </w:p>
    <w:p w14:paraId="0BEE2AE8" w14:textId="77777777" w:rsidR="54C77356" w:rsidRDefault="54C77356" w:rsidP="54C77356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589F5A53" w14:textId="77777777" w:rsidR="54C77356" w:rsidRDefault="54C77356" w:rsidP="54C77356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2881"/>
        <w:gridCol w:w="2881"/>
        <w:gridCol w:w="2881"/>
      </w:tblGrid>
      <w:tr w:rsidR="54C77356" w14:paraId="5A449527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74495731" w14:textId="77777777" w:rsidR="54C77356" w:rsidRDefault="54C77356" w:rsidP="54C77356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PROYECTO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6497EC81" w14:textId="5B61C433" w:rsidR="54C77356" w:rsidRDefault="5F2C5310" w:rsidP="54C77356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5D08E63E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 xml:space="preserve">GRUPO </w:t>
            </w:r>
            <w:r w:rsidR="29F8C1A1" w:rsidRPr="5D08E63E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N.º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935DD7D" w14:textId="77777777" w:rsidR="54C77356" w:rsidRDefault="54C77356" w:rsidP="54C77356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</w:tr>
      <w:tr w:rsidR="54C77356" w14:paraId="30D724BE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29492F" w14:textId="2A3732EB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sz w:val="24"/>
                <w:szCs w:val="24"/>
              </w:rPr>
              <w:t>Sistema Automotor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014CAD3" w14:textId="198FF249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sz w:val="24"/>
                <w:szCs w:val="24"/>
              </w:rPr>
              <w:t>2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0E1131D" w14:textId="3EB900F1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sz w:val="24"/>
                <w:szCs w:val="24"/>
              </w:rPr>
              <w:t>22/5/2024</w:t>
            </w:r>
          </w:p>
        </w:tc>
      </w:tr>
    </w:tbl>
    <w:p w14:paraId="6DF8EE21" w14:textId="77777777" w:rsidR="207E042E" w:rsidRDefault="207E042E" w:rsidP="54C7735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240" w:lineRule="auto"/>
        <w:jc w:val="center"/>
        <w:rPr>
          <w:rFonts w:ascii="Arial Black" w:eastAsia="Arial Black" w:hAnsi="Arial Black" w:cs="Arial Black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E40FD3" wp14:editId="3FE0719A">
            <wp:extent cx="5386072" cy="594360"/>
            <wp:effectExtent l="0" t="0" r="0" b="0"/>
            <wp:docPr id="984238461" name="image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2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54C77356">
        <w:rPr>
          <w:rFonts w:ascii="Arial Black" w:eastAsia="Arial Black" w:hAnsi="Arial Black" w:cs="Arial Black"/>
          <w:color w:val="000000" w:themeColor="text1"/>
          <w:sz w:val="20"/>
          <w:szCs w:val="20"/>
        </w:rPr>
        <w:t xml:space="preserve"> </w:t>
      </w:r>
      <w:r w:rsidRPr="54C77356">
        <w:rPr>
          <w:rFonts w:ascii="Arial Black" w:eastAsia="Arial Black" w:hAnsi="Arial Black" w:cs="Arial Black"/>
          <w:color w:val="000000" w:themeColor="text1"/>
          <w:sz w:val="36"/>
          <w:szCs w:val="36"/>
        </w:rPr>
        <w:t>Taller de Integración</w:t>
      </w:r>
    </w:p>
    <w:p w14:paraId="31B52720" w14:textId="77777777" w:rsidR="54C77356" w:rsidRDefault="54C77356" w:rsidP="54C7735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240" w:lineRule="auto"/>
        <w:ind w:firstLine="9360"/>
        <w:rPr>
          <w:color w:val="000000" w:themeColor="text1"/>
          <w:sz w:val="16"/>
          <w:szCs w:val="16"/>
        </w:rPr>
      </w:pPr>
    </w:p>
    <w:p w14:paraId="3A0D4862" w14:textId="77777777" w:rsidR="54C77356" w:rsidRDefault="54C77356" w:rsidP="54C7735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240" w:lineRule="auto"/>
        <w:rPr>
          <w:color w:val="000000" w:themeColor="text1"/>
          <w:sz w:val="20"/>
          <w:szCs w:val="20"/>
        </w:rPr>
      </w:pPr>
    </w:p>
    <w:p w14:paraId="7C1885B1" w14:textId="77777777" w:rsidR="54C77356" w:rsidRDefault="54C77356" w:rsidP="54C7735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240" w:lineRule="auto"/>
        <w:rPr>
          <w:color w:val="000000" w:themeColor="text1"/>
          <w:sz w:val="20"/>
          <w:szCs w:val="20"/>
        </w:rPr>
      </w:pPr>
    </w:p>
    <w:p w14:paraId="439183DA" w14:textId="77777777" w:rsidR="54C77356" w:rsidRDefault="54C77356" w:rsidP="54C7735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16"/>
          <w:szCs w:val="16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580"/>
        <w:gridCol w:w="4580"/>
      </w:tblGrid>
      <w:tr w:rsidR="54C77356" w14:paraId="43E666AB" w14:textId="77777777" w:rsidTr="54C77356">
        <w:trPr>
          <w:trHeight w:val="440"/>
        </w:trPr>
        <w:tc>
          <w:tcPr>
            <w:tcW w:w="4580" w:type="dxa"/>
            <w:shd w:val="clear" w:color="auto" w:fill="auto"/>
          </w:tcPr>
          <w:p w14:paraId="01838BB4" w14:textId="77777777" w:rsidR="54C77356" w:rsidRDefault="54C77356" w:rsidP="54C77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line="240" w:lineRule="auto"/>
              <w:rPr>
                <w:rFonts w:ascii="Arial Black" w:eastAsia="Arial Black" w:hAnsi="Arial Black" w:cs="Arial Black"/>
                <w:color w:val="000000" w:themeColor="text1"/>
                <w:sz w:val="20"/>
                <w:szCs w:val="20"/>
              </w:rPr>
            </w:pPr>
          </w:p>
        </w:tc>
        <w:tc>
          <w:tcPr>
            <w:tcW w:w="4580" w:type="dxa"/>
            <w:shd w:val="clear" w:color="auto" w:fill="auto"/>
          </w:tcPr>
          <w:p w14:paraId="3BDAA4EA" w14:textId="77777777" w:rsidR="54C77356" w:rsidRDefault="54C77356" w:rsidP="54C77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line="240" w:lineRule="auto"/>
              <w:jc w:val="right"/>
              <w:rPr>
                <w:color w:val="003366"/>
                <w:sz w:val="18"/>
                <w:szCs w:val="18"/>
              </w:rPr>
            </w:pPr>
            <w:r w:rsidRPr="54C77356">
              <w:rPr>
                <w:rFonts w:ascii="Arial Black" w:eastAsia="Arial Black" w:hAnsi="Arial Black" w:cs="Arial Black"/>
                <w:noProof/>
                <w:color w:val="000000" w:themeColor="text1"/>
                <w:sz w:val="20"/>
                <w:szCs w:val="20"/>
              </w:rPr>
              <w:fldChar w:fldCharType="begin"/>
            </w:r>
            <w:r w:rsidRPr="54C77356">
              <w:rPr>
                <w:rFonts w:ascii="Arial Black" w:eastAsia="Arial Black" w:hAnsi="Arial Black" w:cs="Arial Black"/>
                <w:color w:val="000000" w:themeColor="text1"/>
                <w:sz w:val="20"/>
                <w:szCs w:val="20"/>
              </w:rPr>
              <w:instrText>PAGE</w:instrText>
            </w:r>
            <w:r w:rsidRPr="54C77356">
              <w:rPr>
                <w:rFonts w:ascii="Arial Black" w:eastAsia="Arial Black" w:hAnsi="Arial Black" w:cs="Arial Black"/>
                <w:color w:val="000000" w:themeColor="text1"/>
                <w:sz w:val="20"/>
                <w:szCs w:val="20"/>
              </w:rPr>
              <w:fldChar w:fldCharType="separate"/>
            </w:r>
            <w:r w:rsidRPr="54C77356">
              <w:rPr>
                <w:rFonts w:ascii="Arial Black" w:eastAsia="Arial Black" w:hAnsi="Arial Black" w:cs="Arial Black"/>
                <w:noProof/>
                <w:color w:val="000000" w:themeColor="text1"/>
                <w:sz w:val="20"/>
                <w:szCs w:val="20"/>
              </w:rPr>
              <w:t>12</w:t>
            </w:r>
            <w:r w:rsidRPr="54C77356">
              <w:rPr>
                <w:rFonts w:ascii="Arial Black" w:eastAsia="Arial Black" w:hAnsi="Arial Black" w:cs="Arial Black"/>
                <w:noProof/>
                <w:color w:val="000000" w:themeColor="text1"/>
                <w:sz w:val="20"/>
                <w:szCs w:val="20"/>
              </w:rPr>
              <w:fldChar w:fldCharType="end"/>
            </w:r>
            <w:r w:rsidRPr="54C77356">
              <w:rPr>
                <w:color w:val="003366"/>
                <w:sz w:val="18"/>
                <w:szCs w:val="18"/>
              </w:rPr>
              <w:t xml:space="preserve">    </w:t>
            </w:r>
          </w:p>
          <w:p w14:paraId="5A93835E" w14:textId="77777777" w:rsidR="54C77356" w:rsidRDefault="54C77356" w:rsidP="54C77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line="240" w:lineRule="auto"/>
              <w:rPr>
                <w:rFonts w:ascii="Arial Black" w:eastAsia="Arial Black" w:hAnsi="Arial Black" w:cs="Arial Black"/>
                <w:color w:val="000000" w:themeColor="text1"/>
                <w:sz w:val="20"/>
                <w:szCs w:val="20"/>
              </w:rPr>
            </w:pPr>
          </w:p>
        </w:tc>
      </w:tr>
    </w:tbl>
    <w:p w14:paraId="3641E208" w14:textId="77777777" w:rsidR="54C77356" w:rsidRDefault="54C77356" w:rsidP="54C7735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240" w:lineRule="auto"/>
        <w:rPr>
          <w:rFonts w:ascii="Arial Black" w:eastAsia="Arial Black" w:hAnsi="Arial Black" w:cs="Arial Black"/>
          <w:color w:val="000000" w:themeColor="text1"/>
          <w:sz w:val="20"/>
          <w:szCs w:val="20"/>
        </w:rPr>
      </w:pPr>
    </w:p>
    <w:p w14:paraId="1CD84F04" w14:textId="77777777" w:rsidR="54C77356" w:rsidRDefault="54C77356" w:rsidP="54C7735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240" w:lineRule="auto"/>
        <w:rPr>
          <w:color w:val="000000" w:themeColor="text1"/>
          <w:sz w:val="20"/>
          <w:szCs w:val="20"/>
        </w:rPr>
      </w:pPr>
    </w:p>
    <w:p w14:paraId="71FF0306" w14:textId="77777777" w:rsidR="54C77356" w:rsidRDefault="54C77356" w:rsidP="54C7735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240" w:lineRule="auto"/>
        <w:rPr>
          <w:color w:val="000000" w:themeColor="text1"/>
          <w:sz w:val="20"/>
          <w:szCs w:val="20"/>
        </w:rPr>
      </w:pPr>
    </w:p>
    <w:p w14:paraId="0D09B715" w14:textId="77777777" w:rsidR="54C77356" w:rsidRDefault="54C77356" w:rsidP="54C77356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0A7B4CA" w14:textId="77777777" w:rsidR="207E042E" w:rsidRDefault="207E042E" w:rsidP="54C77356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bCs/>
          <w:i/>
          <w:iCs/>
          <w:sz w:val="24"/>
          <w:szCs w:val="24"/>
        </w:rPr>
      </w:pPr>
      <w:r w:rsidRPr="54C77356">
        <w:rPr>
          <w:rFonts w:ascii="Verdana" w:eastAsia="Verdana" w:hAnsi="Verdana" w:cs="Verdana"/>
          <w:b/>
          <w:bCs/>
          <w:i/>
          <w:iCs/>
          <w:sz w:val="24"/>
          <w:szCs w:val="24"/>
        </w:rPr>
        <w:t>TAREAS</w:t>
      </w:r>
    </w:p>
    <w:p w14:paraId="6B087D13" w14:textId="77777777" w:rsidR="54C77356" w:rsidRDefault="54C77356" w:rsidP="54C77356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2881"/>
        <w:gridCol w:w="1441"/>
        <w:gridCol w:w="1440"/>
        <w:gridCol w:w="2882"/>
      </w:tblGrid>
      <w:tr w:rsidR="54C77356" w14:paraId="0C6799D9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752CFA7C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FINALIZADAS</w:t>
            </w:r>
          </w:p>
        </w:tc>
        <w:tc>
          <w:tcPr>
            <w:tcW w:w="288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4FA0C17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ESTA ENTREGA</w:t>
            </w:r>
          </w:p>
        </w:tc>
        <w:tc>
          <w:tcPr>
            <w:tcW w:w="288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41A052E1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54C77356" w14:paraId="466F6449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B34463" w14:textId="1DB93F18" w:rsidR="0871C8C6" w:rsidRDefault="0871C8C6" w:rsidP="54C77356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4C77356">
              <w:rPr>
                <w:sz w:val="24"/>
                <w:szCs w:val="24"/>
              </w:rPr>
              <w:t>Arreglo de facturas impagas y pagadas</w:t>
            </w:r>
          </w:p>
          <w:p w14:paraId="07B4B9AA" w14:textId="34676D4A" w:rsidR="4EAA446F" w:rsidRDefault="503A9398" w:rsidP="54C77356">
            <w:pPr>
              <w:numPr>
                <w:ilvl w:val="0"/>
                <w:numId w:val="27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Reestructuración</w:t>
            </w:r>
            <w:r w:rsidR="0891C7E1" w:rsidRPr="5D08E63E">
              <w:rPr>
                <w:sz w:val="24"/>
                <w:szCs w:val="24"/>
              </w:rPr>
              <w:t xml:space="preserve"> de automotores con deudas</w:t>
            </w:r>
          </w:p>
          <w:p w14:paraId="370A73C4" w14:textId="5C6702C0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  <w:p w14:paraId="31941D9C" w14:textId="120AD40E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71C2FB48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1C002A47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6A469023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4D7A3F36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2288F24D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88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00596D" w14:textId="2AB929D2" w:rsidR="6362475A" w:rsidRDefault="6362475A" w:rsidP="54C77356">
            <w:p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4C77356">
              <w:rPr>
                <w:sz w:val="24"/>
                <w:szCs w:val="24"/>
              </w:rPr>
              <w:t>Interfaz + funcionalidad para ver cada auto y porcentaje</w:t>
            </w:r>
          </w:p>
        </w:tc>
        <w:tc>
          <w:tcPr>
            <w:tcW w:w="288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AA3710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54C77356" w14:paraId="496176C8" w14:textId="77777777" w:rsidTr="5D08E63E">
        <w:trPr>
          <w:trHeight w:val="300"/>
        </w:trPr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DD7AD91" w14:textId="77777777" w:rsidR="54C77356" w:rsidRDefault="54C77356" w:rsidP="54C77356">
            <w:pPr>
              <w:tabs>
                <w:tab w:val="left" w:pos="1843"/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PRÓXIMAS TAREAS</w:t>
            </w:r>
          </w:p>
        </w:tc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70BFDACC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54C77356" w14:paraId="1F50CAFB" w14:textId="77777777" w:rsidTr="5D08E63E">
        <w:trPr>
          <w:trHeight w:val="300"/>
        </w:trPr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797580" w14:textId="77777777" w:rsidR="54C77356" w:rsidRDefault="54C77356" w:rsidP="54C77356">
            <w:pPr>
              <w:numPr>
                <w:ilvl w:val="0"/>
                <w:numId w:val="30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  <w:p w14:paraId="457B4D46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575F20C5" w14:textId="22EA6AB3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sz w:val="24"/>
                <w:szCs w:val="24"/>
              </w:rPr>
              <w:t xml:space="preserve">Revisión de </w:t>
            </w:r>
            <w:r w:rsidR="2C34F17E" w:rsidRPr="54C77356">
              <w:rPr>
                <w:rFonts w:ascii="Verdana" w:eastAsia="Verdana" w:hAnsi="Verdana" w:cs="Verdana"/>
                <w:sz w:val="24"/>
                <w:szCs w:val="24"/>
              </w:rPr>
              <w:t>Gestionar automotores</w:t>
            </w:r>
          </w:p>
          <w:p w14:paraId="6DA288B6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4322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BCDC7D" w14:textId="77777777" w:rsidR="54C77356" w:rsidRDefault="54C77356" w:rsidP="54C77356">
            <w:pPr>
              <w:numPr>
                <w:ilvl w:val="0"/>
                <w:numId w:val="31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</w:tc>
      </w:tr>
    </w:tbl>
    <w:p w14:paraId="18C8CDB1" w14:textId="77777777" w:rsidR="54C77356" w:rsidRDefault="54C77356" w:rsidP="54C77356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84A2AC8" w14:textId="77777777" w:rsidR="207E042E" w:rsidRDefault="207E042E" w:rsidP="54C77356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bCs/>
          <w:i/>
          <w:iCs/>
          <w:sz w:val="24"/>
          <w:szCs w:val="24"/>
        </w:rPr>
      </w:pPr>
      <w:r w:rsidRPr="54C77356">
        <w:rPr>
          <w:rFonts w:ascii="Verdana" w:eastAsia="Verdana" w:hAnsi="Verdana" w:cs="Verdana"/>
          <w:b/>
          <w:bCs/>
          <w:i/>
          <w:iCs/>
          <w:sz w:val="24"/>
          <w:szCs w:val="24"/>
        </w:rPr>
        <w:t>PROBLEMAS PRESENTADOS – SOLUCIONES APLICADAS</w:t>
      </w:r>
    </w:p>
    <w:p w14:paraId="0DF6F7F6" w14:textId="77777777" w:rsidR="54C77356" w:rsidRDefault="54C77356" w:rsidP="54C77356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4322"/>
        <w:gridCol w:w="4322"/>
      </w:tblGrid>
      <w:tr w:rsidR="54C77356" w14:paraId="6C45DBB0" w14:textId="77777777" w:rsidTr="0B3A5F44">
        <w:trPr>
          <w:trHeight w:val="300"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137A50E9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PROBLEMA</w:t>
            </w: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64441DCF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54C77356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DETALLES</w:t>
            </w:r>
          </w:p>
        </w:tc>
      </w:tr>
      <w:tr w:rsidR="54C77356" w14:paraId="11FAA131" w14:textId="77777777" w:rsidTr="0B3A5F44">
        <w:trPr>
          <w:trHeight w:val="300"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0ADE84" w14:textId="77777777" w:rsidR="54C77356" w:rsidRDefault="54C77356" w:rsidP="54C77356">
            <w:pPr>
              <w:numPr>
                <w:ilvl w:val="0"/>
                <w:numId w:val="28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98F6B3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0AEE80AC" w14:textId="463B3E08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69F7C833" w14:textId="77777777" w:rsidR="54C77356" w:rsidRDefault="54C77356" w:rsidP="54C77356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02526C4E" w14:textId="091C1D1B" w:rsidR="54C77356" w:rsidRDefault="54C77356" w:rsidP="0B3A5F44">
      <w:pPr>
        <w:rPr>
          <w:i/>
          <w:iCs/>
          <w:sz w:val="20"/>
          <w:szCs w:val="20"/>
        </w:rPr>
      </w:pPr>
    </w:p>
    <w:p w14:paraId="00003C89" w14:textId="61FBA88B" w:rsidR="6CF5B029" w:rsidRDefault="6CF5B029" w:rsidP="0B3A5F44">
      <w:pPr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sz w:val="24"/>
          <w:szCs w:val="24"/>
          <w:u w:val="single"/>
        </w:rPr>
      </w:pP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 xml:space="preserve">INFORME DE AVANCE </w:t>
      </w:r>
      <w:r w:rsidR="1D4254B8"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>N.º</w:t>
      </w:r>
      <w:r w:rsidRPr="5D08E63E">
        <w:rPr>
          <w:rFonts w:ascii="Verdana" w:eastAsia="Verdana" w:hAnsi="Verdana" w:cs="Verdana"/>
          <w:i/>
          <w:iCs/>
          <w:sz w:val="24"/>
          <w:szCs w:val="24"/>
          <w:u w:val="single"/>
        </w:rPr>
        <w:t xml:space="preserve"> 6:</w:t>
      </w:r>
    </w:p>
    <w:p w14:paraId="190CB94B" w14:textId="2CBA2DAC" w:rsidR="0B3A5F44" w:rsidRDefault="0B3A5F44" w:rsidP="0B3A5F44">
      <w:pPr>
        <w:jc w:val="center"/>
        <w:rPr>
          <w:i/>
          <w:iCs/>
          <w:sz w:val="20"/>
          <w:szCs w:val="20"/>
        </w:rPr>
      </w:pPr>
    </w:p>
    <w:p w14:paraId="257BDF2A" w14:textId="47212AF5" w:rsidR="0B3A5F44" w:rsidRDefault="0B3A5F44" w:rsidP="0B3A5F44">
      <w:pPr>
        <w:rPr>
          <w:i/>
          <w:iCs/>
          <w:sz w:val="20"/>
          <w:szCs w:val="20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2881"/>
        <w:gridCol w:w="2881"/>
        <w:gridCol w:w="2881"/>
      </w:tblGrid>
      <w:tr w:rsidR="0B3A5F44" w14:paraId="696A94C8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F75B603" w14:textId="77777777" w:rsidR="0B3A5F44" w:rsidRDefault="0B3A5F44" w:rsidP="0B3A5F44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PROYECTO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8DDAC50" w14:textId="2FBC41B9" w:rsidR="0B3A5F44" w:rsidRDefault="229EA4DA" w:rsidP="0B3A5F44">
            <w:pPr>
              <w:keepNext/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5D08E63E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 xml:space="preserve">GRUPO </w:t>
            </w:r>
            <w:r w:rsidR="2DDB3831" w:rsidRPr="5D08E63E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N.º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F4D0CBD" w14:textId="77777777" w:rsidR="0B3A5F44" w:rsidRDefault="0B3A5F44" w:rsidP="0B3A5F44">
            <w:pPr>
              <w:keepNext/>
              <w:tabs>
                <w:tab w:val="left" w:pos="6379"/>
              </w:tabs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</w:tr>
      <w:tr w:rsidR="0B3A5F44" w14:paraId="1E8BCC78" w14:textId="77777777" w:rsidTr="5D08E63E">
        <w:trPr>
          <w:trHeight w:val="300"/>
        </w:trPr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BF4FE9" w14:textId="2BC0C2C4" w:rsidR="0B3A5F44" w:rsidRDefault="26881CF7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35944D72">
              <w:rPr>
                <w:rFonts w:ascii="Verdana" w:eastAsia="Verdana" w:hAnsi="Verdana" w:cs="Verdana"/>
                <w:sz w:val="24"/>
                <w:szCs w:val="24"/>
              </w:rPr>
              <w:t>Sistema automotor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498C80" w14:textId="2878B3EB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sz w:val="24"/>
                <w:szCs w:val="24"/>
              </w:rPr>
              <w:t>2</w:t>
            </w:r>
          </w:p>
        </w:tc>
        <w:tc>
          <w:tcPr>
            <w:tcW w:w="28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52CFD0" w14:textId="6D712E45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sz w:val="24"/>
                <w:szCs w:val="24"/>
              </w:rPr>
              <w:t>29/06/2024</w:t>
            </w:r>
          </w:p>
        </w:tc>
      </w:tr>
    </w:tbl>
    <w:p w14:paraId="085DEE1B" w14:textId="77777777" w:rsidR="0B3A5F44" w:rsidRDefault="0B3A5F44" w:rsidP="0B3A5F44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37BC93B" w14:textId="5E5232B7" w:rsidR="65A6A94D" w:rsidRDefault="65A6A94D" w:rsidP="0B3A5F44">
      <w:pPr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sz w:val="24"/>
          <w:szCs w:val="24"/>
        </w:rPr>
      </w:pPr>
      <w:r w:rsidRPr="0B3A5F44">
        <w:rPr>
          <w:rFonts w:ascii="Verdana" w:eastAsia="Verdana" w:hAnsi="Verdana" w:cs="Verdana"/>
          <w:sz w:val="24"/>
          <w:szCs w:val="24"/>
        </w:rPr>
        <w:t xml:space="preserve"> </w:t>
      </w:r>
    </w:p>
    <w:p w14:paraId="6C6DA1A9" w14:textId="465C9CF1" w:rsidR="0B3A5F44" w:rsidRDefault="0B3A5F44" w:rsidP="0B3A5F44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E0CD218" w14:textId="77777777" w:rsidR="65A6A94D" w:rsidRDefault="65A6A94D" w:rsidP="0B3A5F44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bCs/>
          <w:i/>
          <w:iCs/>
          <w:sz w:val="24"/>
          <w:szCs w:val="24"/>
        </w:rPr>
      </w:pPr>
      <w:r w:rsidRPr="0B3A5F44">
        <w:rPr>
          <w:rFonts w:ascii="Verdana" w:eastAsia="Verdana" w:hAnsi="Verdana" w:cs="Verdana"/>
          <w:b/>
          <w:bCs/>
          <w:i/>
          <w:iCs/>
          <w:sz w:val="24"/>
          <w:szCs w:val="24"/>
        </w:rPr>
        <w:t>TAREAS</w:t>
      </w:r>
    </w:p>
    <w:p w14:paraId="6D5ABC82" w14:textId="77777777" w:rsidR="0B3A5F44" w:rsidRDefault="0B3A5F44" w:rsidP="0B3A5F44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2283"/>
        <w:gridCol w:w="1127"/>
        <w:gridCol w:w="1126"/>
        <w:gridCol w:w="2334"/>
        <w:gridCol w:w="2254"/>
      </w:tblGrid>
      <w:tr w:rsidR="0B3A5F44" w14:paraId="3107F104" w14:textId="77777777" w:rsidTr="5D08E63E">
        <w:trPr>
          <w:trHeight w:val="300"/>
        </w:trPr>
        <w:tc>
          <w:tcPr>
            <w:tcW w:w="22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1F4E726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FINALIZADAS</w:t>
            </w:r>
          </w:p>
        </w:tc>
        <w:tc>
          <w:tcPr>
            <w:tcW w:w="225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52E5CE1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ESTA ENTREGA</w:t>
            </w: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13A83D0C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OBSERVACIONES</w:t>
            </w: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4349C5DF" w14:textId="0899A7A1" w:rsidR="0B3A5F44" w:rsidRDefault="0B3A5F44" w:rsidP="0B3A5F44">
            <w:pPr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</w:p>
        </w:tc>
      </w:tr>
      <w:tr w:rsidR="0B3A5F44" w14:paraId="5276DFFF" w14:textId="77777777" w:rsidTr="5D08E63E">
        <w:trPr>
          <w:trHeight w:val="300"/>
        </w:trPr>
        <w:tc>
          <w:tcPr>
            <w:tcW w:w="22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C529B8A" w14:textId="5B60E11A" w:rsidR="0B3A5F44" w:rsidRDefault="4515EB4A" w:rsidP="0B3A5F44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Finalización</w:t>
            </w:r>
            <w:r w:rsidR="229EA4DA" w:rsidRPr="5D08E63E">
              <w:rPr>
                <w:sz w:val="24"/>
                <w:szCs w:val="24"/>
              </w:rPr>
              <w:t xml:space="preserve"> de requerimientos </w:t>
            </w:r>
            <w:r w:rsidR="7C1CD41F" w:rsidRPr="5D08E63E">
              <w:rPr>
                <w:sz w:val="24"/>
                <w:szCs w:val="24"/>
              </w:rPr>
              <w:t>lógicos</w:t>
            </w:r>
            <w:r w:rsidR="229EA4DA" w:rsidRPr="5D08E63E">
              <w:rPr>
                <w:sz w:val="24"/>
                <w:szCs w:val="24"/>
              </w:rPr>
              <w:t xml:space="preserve"> de la base de datos</w:t>
            </w:r>
          </w:p>
          <w:p w14:paraId="110A01B8" w14:textId="0EAB16C2" w:rsidR="0B3A5F44" w:rsidRDefault="0B3A5F44" w:rsidP="0B3A5F44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0B3A5F44">
              <w:rPr>
                <w:sz w:val="24"/>
                <w:szCs w:val="24"/>
              </w:rPr>
              <w:t>Diagrama de arquitectura tentativo</w:t>
            </w:r>
          </w:p>
          <w:p w14:paraId="67C2FEFE" w14:textId="39FC165B" w:rsidR="0B3A5F44" w:rsidRDefault="0B3A5F44" w:rsidP="0B3A5F44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0B3A5F44">
              <w:rPr>
                <w:sz w:val="24"/>
                <w:szCs w:val="24"/>
              </w:rPr>
              <w:t>Mockups y diseños principales</w:t>
            </w:r>
          </w:p>
          <w:p w14:paraId="012A8F35" w14:textId="3FBADF30" w:rsidR="0B3A5F44" w:rsidRDefault="0B3A5F44" w:rsidP="0B3A5F44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0B3A5F44">
              <w:rPr>
                <w:sz w:val="24"/>
                <w:szCs w:val="24"/>
              </w:rPr>
              <w:t>Aplicaciones de diseños y estilos de la GUI</w:t>
            </w:r>
          </w:p>
          <w:p w14:paraId="53DCC4C1" w14:textId="114EF04D" w:rsidR="6B12EA1A" w:rsidRDefault="7876CD7C" w:rsidP="0B3A5F44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 xml:space="preserve">Determinamos estilos sobre </w:t>
            </w:r>
            <w:r w:rsidR="7C1CD41F" w:rsidRPr="5D08E63E">
              <w:rPr>
                <w:sz w:val="24"/>
                <w:szCs w:val="24"/>
              </w:rPr>
              <w:t>temáticas</w:t>
            </w:r>
            <w:r w:rsidRPr="5D08E63E">
              <w:rPr>
                <w:sz w:val="24"/>
                <w:szCs w:val="24"/>
              </w:rPr>
              <w:t xml:space="preserve"> UNLAM</w:t>
            </w:r>
          </w:p>
          <w:p w14:paraId="4BAD8F99" w14:textId="64C439F1" w:rsidR="03C35130" w:rsidRDefault="7935026B" w:rsidP="0B3A5F44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Gestión</w:t>
            </w:r>
            <w:r w:rsidR="029FEF6C" w:rsidRPr="5D08E63E">
              <w:rPr>
                <w:sz w:val="24"/>
                <w:szCs w:val="24"/>
              </w:rPr>
              <w:t xml:space="preserve"> (Automotor) terminada</w:t>
            </w:r>
          </w:p>
          <w:p w14:paraId="6C1821AA" w14:textId="244AF123" w:rsidR="4284F361" w:rsidRDefault="5620E4F4" w:rsidP="0B3A5F44">
            <w:pPr>
              <w:numPr>
                <w:ilvl w:val="0"/>
                <w:numId w:val="29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¡TERMINAMOS REALIZAR PAGO!</w:t>
            </w:r>
          </w:p>
          <w:p w14:paraId="7DA35C46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3D1C7891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3A1436D8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01B30FE9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25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B0E4B9" w14:textId="4AA5EFD2" w:rsidR="2C4F86DC" w:rsidRDefault="2C4F86DC" w:rsidP="0B3A5F44">
            <w:pPr>
              <w:numPr>
                <w:ilvl w:val="0"/>
                <w:numId w:val="24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0B3A5F44">
              <w:rPr>
                <w:sz w:val="24"/>
                <w:szCs w:val="24"/>
              </w:rPr>
              <w:t>Propuestas sobre la GUI</w:t>
            </w:r>
          </w:p>
          <w:p w14:paraId="27C81786" w14:textId="0BBD64C3" w:rsidR="2C4F86DC" w:rsidRDefault="52CDC7E2" w:rsidP="0B3A5F44">
            <w:pPr>
              <w:numPr>
                <w:ilvl w:val="0"/>
                <w:numId w:val="24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>Finalización</w:t>
            </w:r>
            <w:r w:rsidR="21E55D85" w:rsidRPr="5D08E63E">
              <w:rPr>
                <w:sz w:val="24"/>
                <w:szCs w:val="24"/>
              </w:rPr>
              <w:t xml:space="preserve"> d</w:t>
            </w:r>
            <w:r w:rsidR="071CD319" w:rsidRPr="5D08E63E">
              <w:rPr>
                <w:sz w:val="24"/>
                <w:szCs w:val="24"/>
              </w:rPr>
              <w:t>e</w:t>
            </w:r>
            <w:r w:rsidR="21E55D85" w:rsidRPr="5D08E63E">
              <w:rPr>
                <w:sz w:val="24"/>
                <w:szCs w:val="24"/>
              </w:rPr>
              <w:t xml:space="preserve"> todas las funcionalidades</w:t>
            </w:r>
            <w:r w:rsidR="5B8416EB" w:rsidRPr="5D08E63E">
              <w:rPr>
                <w:sz w:val="24"/>
                <w:szCs w:val="24"/>
              </w:rPr>
              <w:t xml:space="preserve"> del sistema automo</w:t>
            </w:r>
            <w:r w:rsidR="1D95E956" w:rsidRPr="5D08E63E">
              <w:rPr>
                <w:sz w:val="24"/>
                <w:szCs w:val="24"/>
              </w:rPr>
              <w:t>tor</w:t>
            </w: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099A2A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933604" w14:textId="57B2AE22" w:rsidR="0B3A5F44" w:rsidRDefault="0B3A5F44" w:rsidP="0B3A5F44">
            <w:pP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B3A5F44" w14:paraId="722E6B7F" w14:textId="77777777" w:rsidTr="5D08E63E">
        <w:trPr>
          <w:trHeight w:val="300"/>
        </w:trPr>
        <w:tc>
          <w:tcPr>
            <w:tcW w:w="33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BD99DAA" w14:textId="77777777" w:rsidR="0B3A5F44" w:rsidRDefault="0B3A5F44" w:rsidP="0B3A5F44">
            <w:pPr>
              <w:tabs>
                <w:tab w:val="left" w:pos="1843"/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PRÓXIMAS TAREAS</w:t>
            </w:r>
          </w:p>
        </w:tc>
        <w:tc>
          <w:tcPr>
            <w:tcW w:w="33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B822BE8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OBSERVACIONES</w:t>
            </w: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31353521" w14:textId="299E6911" w:rsidR="0B3A5F44" w:rsidRDefault="0B3A5F44" w:rsidP="0B3A5F44">
            <w:pPr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</w:p>
        </w:tc>
      </w:tr>
      <w:tr w:rsidR="0B3A5F44" w14:paraId="746646CA" w14:textId="77777777" w:rsidTr="5D08E63E">
        <w:trPr>
          <w:trHeight w:val="300"/>
        </w:trPr>
        <w:tc>
          <w:tcPr>
            <w:tcW w:w="33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D70F4A" w14:textId="141F7AEC" w:rsidR="1FA5F86F" w:rsidRDefault="115459E4" w:rsidP="0B3A5F44">
            <w:pPr>
              <w:numPr>
                <w:ilvl w:val="0"/>
                <w:numId w:val="25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5D08E63E">
              <w:rPr>
                <w:sz w:val="24"/>
                <w:szCs w:val="24"/>
              </w:rPr>
              <w:t xml:space="preserve">Finalizar los estilos de la </w:t>
            </w:r>
            <w:r w:rsidR="2B82542E" w:rsidRPr="5D08E63E">
              <w:rPr>
                <w:sz w:val="24"/>
                <w:szCs w:val="24"/>
              </w:rPr>
              <w:t>aplicación</w:t>
            </w:r>
            <w:r w:rsidRPr="5D08E63E">
              <w:rPr>
                <w:sz w:val="24"/>
                <w:szCs w:val="24"/>
              </w:rPr>
              <w:t xml:space="preserve"> y terminar </w:t>
            </w:r>
            <w:r w:rsidR="5FDF93FE" w:rsidRPr="5D08E63E">
              <w:rPr>
                <w:sz w:val="24"/>
                <w:szCs w:val="24"/>
              </w:rPr>
              <w:t>prototipo de navegación</w:t>
            </w:r>
          </w:p>
          <w:p w14:paraId="2A67D9AD" w14:textId="4DC42A4D" w:rsidR="1FA5F86F" w:rsidRDefault="1FA5F86F" w:rsidP="0B3A5F44">
            <w:pPr>
              <w:numPr>
                <w:ilvl w:val="0"/>
                <w:numId w:val="25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0B3A5F44">
              <w:rPr>
                <w:sz w:val="24"/>
                <w:szCs w:val="24"/>
              </w:rPr>
              <w:t>Test unitarios</w:t>
            </w:r>
          </w:p>
          <w:p w14:paraId="1EC411D5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3A4E58D2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2A1D3E9C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33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E8042F" w14:textId="77777777" w:rsidR="0B3A5F44" w:rsidRDefault="0B3A5F44" w:rsidP="0B3A5F44">
            <w:pPr>
              <w:numPr>
                <w:ilvl w:val="0"/>
                <w:numId w:val="22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1A866E" w14:textId="345BAE51" w:rsidR="0B3A5F44" w:rsidRDefault="0B3A5F44" w:rsidP="0B3A5F44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146D9D9" w14:textId="77777777" w:rsidR="0B3A5F44" w:rsidRDefault="0B3A5F44" w:rsidP="0B3A5F44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E0FDF10" w14:textId="77777777" w:rsidR="65A6A94D" w:rsidRDefault="65A6A94D" w:rsidP="0B3A5F44">
      <w:pPr>
        <w:keepNext/>
        <w:tabs>
          <w:tab w:val="left" w:pos="6379"/>
        </w:tabs>
        <w:spacing w:line="240" w:lineRule="auto"/>
        <w:jc w:val="center"/>
        <w:rPr>
          <w:rFonts w:ascii="Verdana" w:eastAsia="Verdana" w:hAnsi="Verdana" w:cs="Verdana"/>
          <w:b/>
          <w:bCs/>
          <w:i/>
          <w:iCs/>
          <w:sz w:val="24"/>
          <w:szCs w:val="24"/>
        </w:rPr>
      </w:pPr>
      <w:r w:rsidRPr="0B3A5F44">
        <w:rPr>
          <w:rFonts w:ascii="Verdana" w:eastAsia="Verdana" w:hAnsi="Verdana" w:cs="Verdana"/>
          <w:b/>
          <w:bCs/>
          <w:i/>
          <w:iCs/>
          <w:sz w:val="24"/>
          <w:szCs w:val="24"/>
        </w:rPr>
        <w:t>PROBLEMAS PRESENTADOS – SOLUCIONES APLICADAS</w:t>
      </w:r>
    </w:p>
    <w:p w14:paraId="01615F88" w14:textId="77777777" w:rsidR="0B3A5F44" w:rsidRDefault="0B3A5F44" w:rsidP="0B3A5F44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00" w:firstRow="0" w:lastRow="0" w:firstColumn="0" w:lastColumn="0" w:noHBand="0" w:noVBand="0"/>
      </w:tblPr>
      <w:tblGrid>
        <w:gridCol w:w="4322"/>
        <w:gridCol w:w="4322"/>
      </w:tblGrid>
      <w:tr w:rsidR="0B3A5F44" w14:paraId="016B3831" w14:textId="77777777" w:rsidTr="0B3A5F44">
        <w:trPr>
          <w:trHeight w:val="300"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4448BCB4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PROBLEMA</w:t>
            </w: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3A7C3D8C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jc w:val="center"/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</w:pPr>
            <w:r w:rsidRPr="0B3A5F44">
              <w:rPr>
                <w:rFonts w:ascii="Verdana" w:eastAsia="Verdana" w:hAnsi="Verdana" w:cs="Verdana"/>
                <w:color w:val="FFFFFF" w:themeColor="background1"/>
                <w:sz w:val="24"/>
                <w:szCs w:val="24"/>
              </w:rPr>
              <w:t>DETALLES</w:t>
            </w:r>
          </w:p>
        </w:tc>
      </w:tr>
      <w:tr w:rsidR="0B3A5F44" w14:paraId="1D86F22D" w14:textId="77777777" w:rsidTr="0B3A5F44">
        <w:trPr>
          <w:trHeight w:val="300"/>
        </w:trPr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1CC9DC" w14:textId="512AC136" w:rsidR="63CD36E6" w:rsidRDefault="63CD36E6" w:rsidP="0B3A5F44">
            <w:pPr>
              <w:numPr>
                <w:ilvl w:val="0"/>
                <w:numId w:val="33"/>
              </w:numPr>
              <w:tabs>
                <w:tab w:val="left" w:pos="6379"/>
              </w:tabs>
              <w:spacing w:line="240" w:lineRule="auto"/>
              <w:rPr>
                <w:sz w:val="24"/>
                <w:szCs w:val="24"/>
              </w:rPr>
            </w:pPr>
            <w:r w:rsidRPr="0B3A5F44">
              <w:rPr>
                <w:sz w:val="24"/>
                <w:szCs w:val="24"/>
              </w:rPr>
              <w:t>No se presenta ninguno.</w:t>
            </w:r>
          </w:p>
        </w:tc>
        <w:tc>
          <w:tcPr>
            <w:tcW w:w="432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CD7952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  <w:p w14:paraId="4022F5AC" w14:textId="77777777" w:rsidR="0B3A5F44" w:rsidRDefault="0B3A5F44" w:rsidP="0B3A5F44">
            <w:pPr>
              <w:tabs>
                <w:tab w:val="left" w:pos="6379"/>
              </w:tabs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2899439C" w14:textId="59E267C0" w:rsidR="0B3A5F44" w:rsidRDefault="0B3A5F44" w:rsidP="0B3A5F44"/>
    <w:p w14:paraId="1CC1355C" w14:textId="77777777" w:rsidR="0B3A5F44" w:rsidRDefault="0B3A5F44" w:rsidP="0B3A5F44">
      <w:pPr>
        <w:tabs>
          <w:tab w:val="left" w:pos="6379"/>
        </w:tabs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52A1D09D" w14:textId="64713686" w:rsidR="0B3A5F44" w:rsidRDefault="0B3A5F44" w:rsidP="0B3A5F44">
      <w:pPr>
        <w:rPr>
          <w:i/>
          <w:iCs/>
          <w:sz w:val="20"/>
          <w:szCs w:val="20"/>
        </w:rPr>
      </w:pPr>
    </w:p>
    <w:sectPr w:rsidR="0B3A5F44" w:rsidSect="0070377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7" w:h="16840"/>
      <w:pgMar w:top="1559" w:right="1469" w:bottom="1661" w:left="1417" w:header="284" w:footer="38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E7E582" w14:textId="77777777" w:rsidR="007D6D93" w:rsidRDefault="007D6D93" w:rsidP="00703779">
      <w:pPr>
        <w:spacing w:line="240" w:lineRule="auto"/>
      </w:pPr>
      <w:r>
        <w:separator/>
      </w:r>
    </w:p>
  </w:endnote>
  <w:endnote w:type="continuationSeparator" w:id="0">
    <w:p w14:paraId="7B4243D3" w14:textId="77777777" w:rsidR="007D6D93" w:rsidRDefault="007D6D93" w:rsidP="007037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560F4" w14:textId="77777777" w:rsidR="00E13AC0" w:rsidRDefault="00E13AC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CBC07" w14:textId="77777777" w:rsidR="00E13AC0" w:rsidRDefault="00E13AC0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16"/>
        <w:szCs w:val="16"/>
      </w:rPr>
    </w:pPr>
  </w:p>
  <w:tbl>
    <w:tblPr>
      <w:tblStyle w:val="af6"/>
      <w:tblW w:w="9160" w:type="dxa"/>
      <w:tblLayout w:type="fixed"/>
      <w:tblLook w:val="0000" w:firstRow="0" w:lastRow="0" w:firstColumn="0" w:lastColumn="0" w:noHBand="0" w:noVBand="0"/>
    </w:tblPr>
    <w:tblGrid>
      <w:gridCol w:w="4580"/>
      <w:gridCol w:w="4580"/>
    </w:tblGrid>
    <w:tr w:rsidR="00E13AC0" w14:paraId="06CBE962" w14:textId="77777777">
      <w:trPr>
        <w:cantSplit/>
        <w:trHeight w:val="440"/>
        <w:tblHeader/>
      </w:trPr>
      <w:tc>
        <w:tcPr>
          <w:tcW w:w="4580" w:type="dxa"/>
          <w:shd w:val="clear" w:color="auto" w:fill="auto"/>
        </w:tcPr>
        <w:p w14:paraId="1728B4D0" w14:textId="77777777" w:rsidR="00E13AC0" w:rsidRDefault="00E13A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rFonts w:ascii="Arial Black" w:eastAsia="Arial Black" w:hAnsi="Arial Black" w:cs="Arial Black"/>
              <w:color w:val="000000"/>
              <w:sz w:val="20"/>
              <w:szCs w:val="20"/>
            </w:rPr>
          </w:pPr>
        </w:p>
      </w:tc>
      <w:tc>
        <w:tcPr>
          <w:tcW w:w="4580" w:type="dxa"/>
          <w:shd w:val="clear" w:color="auto" w:fill="auto"/>
        </w:tcPr>
        <w:p w14:paraId="15D806E0" w14:textId="77777777" w:rsidR="00E13AC0" w:rsidRDefault="00E13A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right"/>
            <w:rPr>
              <w:color w:val="003366"/>
              <w:sz w:val="18"/>
              <w:szCs w:val="18"/>
            </w:rPr>
          </w:pPr>
          <w:r>
            <w:rPr>
              <w:rFonts w:ascii="Arial Black" w:eastAsia="Arial Black" w:hAnsi="Arial Black" w:cs="Arial Black"/>
              <w:color w:val="000000"/>
              <w:sz w:val="20"/>
              <w:szCs w:val="20"/>
            </w:rPr>
            <w:fldChar w:fldCharType="begin"/>
          </w:r>
          <w:r>
            <w:rPr>
              <w:rFonts w:ascii="Arial Black" w:eastAsia="Arial Black" w:hAnsi="Arial Black" w:cs="Arial Black"/>
              <w:color w:val="000000"/>
              <w:sz w:val="20"/>
              <w:szCs w:val="20"/>
            </w:rPr>
            <w:instrText>PAGE</w:instrText>
          </w:r>
          <w:r>
            <w:rPr>
              <w:rFonts w:ascii="Arial Black" w:eastAsia="Arial Black" w:hAnsi="Arial Black" w:cs="Arial Black"/>
              <w:color w:val="000000"/>
              <w:sz w:val="20"/>
              <w:szCs w:val="20"/>
            </w:rPr>
            <w:fldChar w:fldCharType="separate"/>
          </w:r>
          <w:r w:rsidR="00727FC9">
            <w:rPr>
              <w:rFonts w:ascii="Arial Black" w:eastAsia="Arial Black" w:hAnsi="Arial Black" w:cs="Arial Black"/>
              <w:noProof/>
              <w:color w:val="000000"/>
              <w:sz w:val="20"/>
              <w:szCs w:val="20"/>
            </w:rPr>
            <w:t>12</w:t>
          </w:r>
          <w:r>
            <w:rPr>
              <w:rFonts w:ascii="Arial Black" w:eastAsia="Arial Black" w:hAnsi="Arial Black" w:cs="Arial Black"/>
              <w:color w:val="000000"/>
              <w:sz w:val="20"/>
              <w:szCs w:val="20"/>
            </w:rPr>
            <w:fldChar w:fldCharType="end"/>
          </w:r>
          <w:r>
            <w:rPr>
              <w:color w:val="003366"/>
              <w:sz w:val="18"/>
              <w:szCs w:val="18"/>
            </w:rPr>
            <w:t xml:space="preserve">    </w:t>
          </w:r>
        </w:p>
        <w:p w14:paraId="34959D4B" w14:textId="77777777" w:rsidR="00E13AC0" w:rsidRDefault="00E13A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rFonts w:ascii="Arial Black" w:eastAsia="Arial Black" w:hAnsi="Arial Black" w:cs="Arial Black"/>
              <w:color w:val="000000"/>
              <w:sz w:val="20"/>
              <w:szCs w:val="20"/>
            </w:rPr>
          </w:pPr>
        </w:p>
      </w:tc>
    </w:tr>
  </w:tbl>
  <w:p w14:paraId="7BD58BA2" w14:textId="77777777" w:rsidR="00E13AC0" w:rsidRDefault="00E13AC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rFonts w:ascii="Arial Black" w:eastAsia="Arial Black" w:hAnsi="Arial Black" w:cs="Arial Black"/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13BF6" w14:textId="77777777" w:rsidR="00E13AC0" w:rsidRDefault="00E13AC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1764A" w14:textId="77777777" w:rsidR="007D6D93" w:rsidRDefault="007D6D93" w:rsidP="00703779">
      <w:pPr>
        <w:spacing w:line="240" w:lineRule="auto"/>
      </w:pPr>
      <w:r>
        <w:separator/>
      </w:r>
    </w:p>
  </w:footnote>
  <w:footnote w:type="continuationSeparator" w:id="0">
    <w:p w14:paraId="4FB125CB" w14:textId="77777777" w:rsidR="007D6D93" w:rsidRDefault="007D6D93" w:rsidP="007037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28B4B" w14:textId="77777777" w:rsidR="00E13AC0" w:rsidRDefault="00E13AC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BC8D2" w14:textId="77777777" w:rsidR="00E13AC0" w:rsidRPr="00E13AC0" w:rsidRDefault="00E13AC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rFonts w:ascii="Arial Black" w:eastAsia="Arial Black" w:hAnsi="Arial Black" w:cs="Arial Black"/>
        <w:color w:val="000000"/>
        <w:sz w:val="36"/>
        <w:szCs w:val="36"/>
      </w:rPr>
    </w:pPr>
    <w:r>
      <w:rPr>
        <w:rFonts w:ascii="Verdana" w:eastAsia="Verdana" w:hAnsi="Verdana" w:cs="Verdana"/>
        <w:noProof/>
        <w:color w:val="000000"/>
        <w:sz w:val="20"/>
        <w:szCs w:val="20"/>
      </w:rPr>
      <w:drawing>
        <wp:inline distT="0" distB="0" distL="114300" distR="114300" wp14:anchorId="5EDA3342" wp14:editId="07777777">
          <wp:extent cx="5386070" cy="594360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86070" cy="594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 Black" w:eastAsia="Arial Black" w:hAnsi="Arial Black" w:cs="Arial Black"/>
        <w:color w:val="000000"/>
        <w:sz w:val="20"/>
        <w:szCs w:val="20"/>
      </w:rPr>
      <w:t xml:space="preserve"> </w:t>
    </w:r>
    <w:r w:rsidRPr="00E13AC0">
      <w:rPr>
        <w:rFonts w:ascii="Arial Black" w:eastAsia="Arial Black" w:hAnsi="Arial Black" w:cs="Arial Black"/>
        <w:color w:val="000000"/>
        <w:sz w:val="36"/>
        <w:szCs w:val="36"/>
      </w:rPr>
      <w:t>Taller de Integración</w:t>
    </w:r>
  </w:p>
  <w:p w14:paraId="70DF735C" w14:textId="77777777" w:rsidR="00E13AC0" w:rsidRDefault="00E13AC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16"/>
        <w:szCs w:val="16"/>
      </w:rPr>
    </w:pP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EFA3E3" w14:textId="77777777" w:rsidR="00E13AC0" w:rsidRDefault="00E13AC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20"/>
        <w:szCs w:val="20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YsPKEMhEI+AcD" int2:id="vGZPNDcl">
      <int2:state int2:value="Rejected" int2:type="AugLoop_Text_Critique"/>
    </int2:textHash>
    <int2:textHash int2:hashCode="zwvyTHvIN1yyV0" int2:id="dHi2ljSr">
      <int2:state int2:value="Rejected" int2:type="AugLoop_Text_Critique"/>
    </int2:textHash>
    <int2:textHash int2:hashCode="mt+iPnLgLsExYh" int2:id="O503VgEA">
      <int2:state int2:value="Rejected" int2:type="AugLoop_Text_Critique"/>
    </int2:textHash>
    <int2:textHash int2:hashCode="QbcttAURmA6EAS" int2:id="wNT3Iel0">
      <int2:state int2:value="Rejected" int2:type="AugLoop_Text_Critique"/>
    </int2:textHash>
    <int2:textHash int2:hashCode="WUSuJUGM6rzyhd" int2:id="ESQyfLXw">
      <int2:state int2:value="Rejected" int2:type="AugLoop_Text_Critique"/>
    </int2:textHash>
    <int2:textHash int2:hashCode="8XiGfaKHnK4PYG" int2:id="ZWAc2buw">
      <int2:state int2:value="Rejected" int2:type="AugLoop_Text_Critique"/>
    </int2:textHash>
    <int2:textHash int2:hashCode="7pgA6DYelI0BBr" int2:id="NesZGASz">
      <int2:state int2:value="Rejected" int2:type="AugLoop_Text_Critique"/>
    </int2:textHash>
    <int2:textHash int2:hashCode="DlCeyK/cM487wR" int2:id="jFVoqhTJ">
      <int2:state int2:value="Rejected" int2:type="AugLoop_Text_Critique"/>
    </int2:textHash>
    <int2:textHash int2:hashCode="lPsX4ytBImLo3x" int2:id="0SXf1adV">
      <int2:state int2:value="Rejected" int2:type="AugLoop_Text_Critique"/>
    </int2:textHash>
    <int2:textHash int2:hashCode="7LeCBr/h+5JYnQ" int2:id="EMa9KJ3o">
      <int2:state int2:value="Rejected" int2:type="AugLoop_Text_Critique"/>
    </int2:textHash>
    <int2:textHash int2:hashCode="R0JeRJDRVIcT7+" int2:id="SbNRafvx">
      <int2:state int2:value="Rejected" int2:type="AugLoop_Text_Critique"/>
    </int2:textHash>
    <int2:textHash int2:hashCode="XHOwxvR23tON44" int2:id="IeMv4txG">
      <int2:state int2:value="Rejected" int2:type="AugLoop_Text_Critique"/>
    </int2:textHash>
    <int2:textHash int2:hashCode="+ZEFosrguc+Jz1" int2:id="fBxPzJlZ">
      <int2:state int2:value="Rejected" int2:type="AugLoop_Text_Critique"/>
    </int2:textHash>
    <int2:textHash int2:hashCode="9Hw5pPGEl+/F8X" int2:id="RXUtjGGh">
      <int2:state int2:value="Rejected" int2:type="AugLoop_Text_Critique"/>
    </int2:textHash>
    <int2:textHash int2:hashCode="dWG/sBXY9TZ2DL" int2:id="kajkxHzI">
      <int2:state int2:value="Rejected" int2:type="AugLoop_Text_Critique"/>
    </int2:textHash>
    <int2:textHash int2:hashCode="XWJP0edtqpGMTB" int2:id="H894YyzR">
      <int2:state int2:value="Rejected" int2:type="AugLoop_Text_Critique"/>
    </int2:textHash>
    <int2:textHash int2:hashCode="aWXTYhXkRm8B7S" int2:id="81nvHh50">
      <int2:state int2:value="Rejected" int2:type="AugLoop_Text_Critique"/>
    </int2:textHash>
    <int2:textHash int2:hashCode="ltnVugzjacDyWs" int2:id="h0Pkf4Mh">
      <int2:state int2:value="Rejected" int2:type="AugLoop_Text_Critique"/>
    </int2:textHash>
    <int2:textHash int2:hashCode="uT7FZgj7MC/qeo" int2:id="whIcpHw0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3130E"/>
    <w:multiLevelType w:val="hybridMultilevel"/>
    <w:tmpl w:val="7D48A7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C221A"/>
    <w:multiLevelType w:val="multilevel"/>
    <w:tmpl w:val="11066F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8200CA"/>
    <w:multiLevelType w:val="hybridMultilevel"/>
    <w:tmpl w:val="FB1AD6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48021"/>
    <w:multiLevelType w:val="hybridMultilevel"/>
    <w:tmpl w:val="94EE199E"/>
    <w:lvl w:ilvl="0" w:tplc="43A6B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042D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22A2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10F9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827C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883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5A9B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3266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509B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A647C"/>
    <w:multiLevelType w:val="multilevel"/>
    <w:tmpl w:val="8C6A4832"/>
    <w:lvl w:ilvl="0">
      <w:start w:val="1"/>
      <w:numFmt w:val="bullet"/>
      <w:lvlText w:val="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0B795D0B"/>
    <w:multiLevelType w:val="hybridMultilevel"/>
    <w:tmpl w:val="6CC0A502"/>
    <w:lvl w:ilvl="0" w:tplc="BC8CE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7AF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74E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7E3F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C2C7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D6E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CEF2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FEE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58F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570922"/>
    <w:multiLevelType w:val="multilevel"/>
    <w:tmpl w:val="F6B89F60"/>
    <w:lvl w:ilvl="0">
      <w:start w:val="1"/>
      <w:numFmt w:val="bullet"/>
      <w:lvlText w:val="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1405496B"/>
    <w:multiLevelType w:val="multilevel"/>
    <w:tmpl w:val="A0149F14"/>
    <w:lvl w:ilvl="0">
      <w:start w:val="1"/>
      <w:numFmt w:val="bullet"/>
      <w:lvlText w:val="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166E1F47"/>
    <w:multiLevelType w:val="hybridMultilevel"/>
    <w:tmpl w:val="205CC9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C3E52"/>
    <w:multiLevelType w:val="hybridMultilevel"/>
    <w:tmpl w:val="DC44B80A"/>
    <w:lvl w:ilvl="0" w:tplc="DD6E7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98DA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42F4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0019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0D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C6B1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8459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E84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38F3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DF7295"/>
    <w:multiLevelType w:val="hybridMultilevel"/>
    <w:tmpl w:val="71182A96"/>
    <w:lvl w:ilvl="0" w:tplc="0FD49234">
      <w:start w:val="1"/>
      <w:numFmt w:val="bullet"/>
      <w:lvlText w:val="&gt;"/>
      <w:lvlJc w:val="left"/>
      <w:pPr>
        <w:ind w:left="720" w:hanging="360"/>
      </w:pPr>
      <w:rPr>
        <w:rFonts w:ascii="Arial" w:hAnsi="Arial" w:hint="default"/>
      </w:rPr>
    </w:lvl>
    <w:lvl w:ilvl="1" w:tplc="44A6FF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9898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6A33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802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069F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A62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2255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D83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06BAF"/>
    <w:multiLevelType w:val="hybridMultilevel"/>
    <w:tmpl w:val="C3D8C3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1C0A2"/>
    <w:multiLevelType w:val="hybridMultilevel"/>
    <w:tmpl w:val="F5DA576C"/>
    <w:lvl w:ilvl="0" w:tplc="648A70CA">
      <w:start w:val="1"/>
      <w:numFmt w:val="bullet"/>
      <w:lvlText w:val="&gt;"/>
      <w:lvlJc w:val="left"/>
      <w:pPr>
        <w:ind w:left="720" w:hanging="360"/>
      </w:pPr>
      <w:rPr>
        <w:rFonts w:ascii="Arial" w:hAnsi="Arial" w:hint="default"/>
      </w:rPr>
    </w:lvl>
    <w:lvl w:ilvl="1" w:tplc="631453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EC6D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FC09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FC6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D21B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879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7853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1EE7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E16A6"/>
    <w:multiLevelType w:val="hybridMultilevel"/>
    <w:tmpl w:val="3A205070"/>
    <w:lvl w:ilvl="0" w:tplc="935E0022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  <w:u w:val="none"/>
      </w:rPr>
    </w:lvl>
    <w:lvl w:ilvl="1" w:tplc="82068AA8">
      <w:start w:val="1"/>
      <w:numFmt w:val="bullet"/>
      <w:lvlText w:val="○"/>
      <w:lvlJc w:val="left"/>
      <w:pPr>
        <w:ind w:left="1440" w:hanging="360"/>
      </w:pPr>
      <w:rPr>
        <w:rFonts w:ascii="Symbol" w:hAnsi="Symbol" w:hint="default"/>
        <w:u w:val="none"/>
      </w:rPr>
    </w:lvl>
    <w:lvl w:ilvl="2" w:tplc="F95019B4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5090236C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33F2168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DC286DEA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3C10BE2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70F0172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8FFE9C6E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4DF47A5"/>
    <w:multiLevelType w:val="hybridMultilevel"/>
    <w:tmpl w:val="8C5C15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B45B8"/>
    <w:multiLevelType w:val="multilevel"/>
    <w:tmpl w:val="B90A4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E42DF15"/>
    <w:multiLevelType w:val="hybridMultilevel"/>
    <w:tmpl w:val="5CD0FA5C"/>
    <w:lvl w:ilvl="0" w:tplc="256CED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B8D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4ACA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3EAA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58C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6A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3697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C21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CCE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D02EC"/>
    <w:multiLevelType w:val="multilevel"/>
    <w:tmpl w:val="8B884442"/>
    <w:lvl w:ilvl="0">
      <w:start w:val="1"/>
      <w:numFmt w:val="bullet"/>
      <w:lvlText w:val="✔"/>
      <w:lvlJc w:val="left"/>
      <w:pPr>
        <w:ind w:left="1077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8" w15:restartNumberingAfterBreak="0">
    <w:nsid w:val="331BEF4C"/>
    <w:multiLevelType w:val="hybridMultilevel"/>
    <w:tmpl w:val="E88E47AC"/>
    <w:lvl w:ilvl="0" w:tplc="0D9A4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76A4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7615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E2D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AEB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F8B8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D2F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E451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4893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683B02"/>
    <w:multiLevelType w:val="multilevel"/>
    <w:tmpl w:val="E8AA4506"/>
    <w:lvl w:ilvl="0">
      <w:start w:val="1"/>
      <w:numFmt w:val="bullet"/>
      <w:lvlText w:val="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 w15:restartNumberingAfterBreak="0">
    <w:nsid w:val="374B082A"/>
    <w:multiLevelType w:val="multilevel"/>
    <w:tmpl w:val="B93AA064"/>
    <w:lvl w:ilvl="0">
      <w:start w:val="1"/>
      <w:numFmt w:val="bullet"/>
      <w:lvlText w:val="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1" w15:restartNumberingAfterBreak="0">
    <w:nsid w:val="38113182"/>
    <w:multiLevelType w:val="multilevel"/>
    <w:tmpl w:val="1570B4D6"/>
    <w:lvl w:ilvl="0">
      <w:start w:val="1"/>
      <w:numFmt w:val="bullet"/>
      <w:lvlText w:val="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2" w15:restartNumberingAfterBreak="0">
    <w:nsid w:val="39373A97"/>
    <w:multiLevelType w:val="multilevel"/>
    <w:tmpl w:val="065C3066"/>
    <w:lvl w:ilvl="0">
      <w:start w:val="1"/>
      <w:numFmt w:val="bullet"/>
      <w:lvlText w:val="o"/>
      <w:lvlJc w:val="left"/>
      <w:pPr>
        <w:ind w:left="1077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3" w15:restartNumberingAfterBreak="0">
    <w:nsid w:val="39C2E311"/>
    <w:multiLevelType w:val="hybridMultilevel"/>
    <w:tmpl w:val="5394E2F2"/>
    <w:lvl w:ilvl="0" w:tplc="E03606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B8AE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74B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283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7EE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981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085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6B7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DC0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6166C3"/>
    <w:multiLevelType w:val="multilevel"/>
    <w:tmpl w:val="497C7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CDC0015"/>
    <w:multiLevelType w:val="multilevel"/>
    <w:tmpl w:val="A6908118"/>
    <w:lvl w:ilvl="0">
      <w:start w:val="1"/>
      <w:numFmt w:val="bullet"/>
      <w:lvlText w:val="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6" w15:restartNumberingAfterBreak="0">
    <w:nsid w:val="4066A78D"/>
    <w:multiLevelType w:val="hybridMultilevel"/>
    <w:tmpl w:val="7B74855C"/>
    <w:lvl w:ilvl="0" w:tplc="86DE7F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C42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2489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290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AE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06AD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70D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B2D7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9434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683055"/>
    <w:multiLevelType w:val="hybridMultilevel"/>
    <w:tmpl w:val="D02008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D91045"/>
    <w:multiLevelType w:val="hybridMultilevel"/>
    <w:tmpl w:val="0D141888"/>
    <w:lvl w:ilvl="0" w:tplc="A078AF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7843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B0C4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747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A0A4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222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C2AE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A6F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566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8F2016"/>
    <w:multiLevelType w:val="hybridMultilevel"/>
    <w:tmpl w:val="533A67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9AEDC1"/>
    <w:multiLevelType w:val="hybridMultilevel"/>
    <w:tmpl w:val="A756FC22"/>
    <w:lvl w:ilvl="0" w:tplc="3DC4F1CA">
      <w:start w:val="1"/>
      <w:numFmt w:val="upperLetter"/>
      <w:lvlText w:val="%1."/>
      <w:lvlJc w:val="left"/>
      <w:pPr>
        <w:ind w:left="720" w:hanging="360"/>
      </w:pPr>
    </w:lvl>
    <w:lvl w:ilvl="1" w:tplc="703C4178">
      <w:start w:val="1"/>
      <w:numFmt w:val="lowerLetter"/>
      <w:lvlText w:val="%2."/>
      <w:lvlJc w:val="left"/>
      <w:pPr>
        <w:ind w:left="1440" w:hanging="360"/>
      </w:pPr>
    </w:lvl>
    <w:lvl w:ilvl="2" w:tplc="2814D8B0">
      <w:start w:val="1"/>
      <w:numFmt w:val="lowerRoman"/>
      <w:lvlText w:val="%3."/>
      <w:lvlJc w:val="right"/>
      <w:pPr>
        <w:ind w:left="2160" w:hanging="180"/>
      </w:pPr>
    </w:lvl>
    <w:lvl w:ilvl="3" w:tplc="81F0532A">
      <w:start w:val="1"/>
      <w:numFmt w:val="decimal"/>
      <w:lvlText w:val="%4."/>
      <w:lvlJc w:val="left"/>
      <w:pPr>
        <w:ind w:left="2880" w:hanging="360"/>
      </w:pPr>
    </w:lvl>
    <w:lvl w:ilvl="4" w:tplc="050635B2">
      <w:start w:val="1"/>
      <w:numFmt w:val="lowerLetter"/>
      <w:lvlText w:val="%5."/>
      <w:lvlJc w:val="left"/>
      <w:pPr>
        <w:ind w:left="3600" w:hanging="360"/>
      </w:pPr>
    </w:lvl>
    <w:lvl w:ilvl="5" w:tplc="767E2F82">
      <w:start w:val="1"/>
      <w:numFmt w:val="lowerRoman"/>
      <w:lvlText w:val="%6."/>
      <w:lvlJc w:val="right"/>
      <w:pPr>
        <w:ind w:left="4320" w:hanging="180"/>
      </w:pPr>
    </w:lvl>
    <w:lvl w:ilvl="6" w:tplc="FB50C874">
      <w:start w:val="1"/>
      <w:numFmt w:val="decimal"/>
      <w:lvlText w:val="%7."/>
      <w:lvlJc w:val="left"/>
      <w:pPr>
        <w:ind w:left="5040" w:hanging="360"/>
      </w:pPr>
    </w:lvl>
    <w:lvl w:ilvl="7" w:tplc="B3D4498A">
      <w:start w:val="1"/>
      <w:numFmt w:val="lowerLetter"/>
      <w:lvlText w:val="%8."/>
      <w:lvlJc w:val="left"/>
      <w:pPr>
        <w:ind w:left="5760" w:hanging="360"/>
      </w:pPr>
    </w:lvl>
    <w:lvl w:ilvl="8" w:tplc="8856CD3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232A3B"/>
    <w:multiLevelType w:val="hybridMultilevel"/>
    <w:tmpl w:val="C0087D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4BCB9E"/>
    <w:multiLevelType w:val="hybridMultilevel"/>
    <w:tmpl w:val="7FCE675E"/>
    <w:lvl w:ilvl="0" w:tplc="ECAACD2E">
      <w:start w:val="1"/>
      <w:numFmt w:val="decimal"/>
      <w:lvlText w:val="%1."/>
      <w:lvlJc w:val="left"/>
      <w:pPr>
        <w:ind w:left="720" w:hanging="360"/>
      </w:pPr>
    </w:lvl>
    <w:lvl w:ilvl="1" w:tplc="F70AF97A">
      <w:start w:val="1"/>
      <w:numFmt w:val="lowerLetter"/>
      <w:lvlText w:val="%2."/>
      <w:lvlJc w:val="left"/>
      <w:pPr>
        <w:ind w:left="1440" w:hanging="360"/>
      </w:pPr>
    </w:lvl>
    <w:lvl w:ilvl="2" w:tplc="738C58A2">
      <w:start w:val="1"/>
      <w:numFmt w:val="lowerRoman"/>
      <w:lvlText w:val="%3."/>
      <w:lvlJc w:val="right"/>
      <w:pPr>
        <w:ind w:left="2160" w:hanging="180"/>
      </w:pPr>
    </w:lvl>
    <w:lvl w:ilvl="3" w:tplc="A426CF24">
      <w:start w:val="1"/>
      <w:numFmt w:val="decimal"/>
      <w:lvlText w:val="%4."/>
      <w:lvlJc w:val="left"/>
      <w:pPr>
        <w:ind w:left="2880" w:hanging="360"/>
      </w:pPr>
    </w:lvl>
    <w:lvl w:ilvl="4" w:tplc="4B0C7ED0">
      <w:start w:val="1"/>
      <w:numFmt w:val="lowerLetter"/>
      <w:lvlText w:val="%5."/>
      <w:lvlJc w:val="left"/>
      <w:pPr>
        <w:ind w:left="3600" w:hanging="360"/>
      </w:pPr>
    </w:lvl>
    <w:lvl w:ilvl="5" w:tplc="76424CBE">
      <w:start w:val="1"/>
      <w:numFmt w:val="lowerRoman"/>
      <w:lvlText w:val="%6."/>
      <w:lvlJc w:val="right"/>
      <w:pPr>
        <w:ind w:left="4320" w:hanging="180"/>
      </w:pPr>
    </w:lvl>
    <w:lvl w:ilvl="6" w:tplc="63B45C16">
      <w:start w:val="1"/>
      <w:numFmt w:val="decimal"/>
      <w:lvlText w:val="%7."/>
      <w:lvlJc w:val="left"/>
      <w:pPr>
        <w:ind w:left="5040" w:hanging="360"/>
      </w:pPr>
    </w:lvl>
    <w:lvl w:ilvl="7" w:tplc="51E41DB6">
      <w:start w:val="1"/>
      <w:numFmt w:val="lowerLetter"/>
      <w:lvlText w:val="%8."/>
      <w:lvlJc w:val="left"/>
      <w:pPr>
        <w:ind w:left="5760" w:hanging="360"/>
      </w:pPr>
    </w:lvl>
    <w:lvl w:ilvl="8" w:tplc="31A27046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B50881"/>
    <w:multiLevelType w:val="hybridMultilevel"/>
    <w:tmpl w:val="C3C027DC"/>
    <w:lvl w:ilvl="0" w:tplc="855A55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CC9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26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482F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FCC7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D657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ACD4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B218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684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440993"/>
    <w:multiLevelType w:val="hybridMultilevel"/>
    <w:tmpl w:val="DEA4E1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94FA7B"/>
    <w:multiLevelType w:val="hybridMultilevel"/>
    <w:tmpl w:val="86D041A2"/>
    <w:lvl w:ilvl="0" w:tplc="7974C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C818FA">
      <w:start w:val="1"/>
      <w:numFmt w:val="lowerLetter"/>
      <w:lvlText w:val="%2."/>
      <w:lvlJc w:val="left"/>
      <w:pPr>
        <w:ind w:left="1440" w:hanging="360"/>
      </w:pPr>
    </w:lvl>
    <w:lvl w:ilvl="2" w:tplc="7C10D508">
      <w:start w:val="1"/>
      <w:numFmt w:val="lowerRoman"/>
      <w:lvlText w:val="%3."/>
      <w:lvlJc w:val="right"/>
      <w:pPr>
        <w:ind w:left="2160" w:hanging="180"/>
      </w:pPr>
    </w:lvl>
    <w:lvl w:ilvl="3" w:tplc="1C761B54">
      <w:start w:val="1"/>
      <w:numFmt w:val="decimal"/>
      <w:lvlText w:val="%4."/>
      <w:lvlJc w:val="left"/>
      <w:pPr>
        <w:ind w:left="2880" w:hanging="360"/>
      </w:pPr>
    </w:lvl>
    <w:lvl w:ilvl="4" w:tplc="DCD691E2">
      <w:start w:val="1"/>
      <w:numFmt w:val="lowerLetter"/>
      <w:lvlText w:val="%5."/>
      <w:lvlJc w:val="left"/>
      <w:pPr>
        <w:ind w:left="3600" w:hanging="360"/>
      </w:pPr>
    </w:lvl>
    <w:lvl w:ilvl="5" w:tplc="2220B232">
      <w:start w:val="1"/>
      <w:numFmt w:val="lowerRoman"/>
      <w:lvlText w:val="%6."/>
      <w:lvlJc w:val="right"/>
      <w:pPr>
        <w:ind w:left="4320" w:hanging="180"/>
      </w:pPr>
    </w:lvl>
    <w:lvl w:ilvl="6" w:tplc="A8A8CAE2">
      <w:start w:val="1"/>
      <w:numFmt w:val="decimal"/>
      <w:lvlText w:val="%7."/>
      <w:lvlJc w:val="left"/>
      <w:pPr>
        <w:ind w:left="5040" w:hanging="360"/>
      </w:pPr>
    </w:lvl>
    <w:lvl w:ilvl="7" w:tplc="D8827456">
      <w:start w:val="1"/>
      <w:numFmt w:val="lowerLetter"/>
      <w:lvlText w:val="%8."/>
      <w:lvlJc w:val="left"/>
      <w:pPr>
        <w:ind w:left="5760" w:hanging="360"/>
      </w:pPr>
    </w:lvl>
    <w:lvl w:ilvl="8" w:tplc="9B6C1B3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401B08"/>
    <w:multiLevelType w:val="hybridMultilevel"/>
    <w:tmpl w:val="54583AF0"/>
    <w:lvl w:ilvl="0" w:tplc="80DE3C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7C9C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C8C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E6D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0620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B4A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D8A4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FAC7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E05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8012F5"/>
    <w:multiLevelType w:val="hybridMultilevel"/>
    <w:tmpl w:val="E0F0D0CA"/>
    <w:lvl w:ilvl="0" w:tplc="8604D4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DAA7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528F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967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345F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389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8649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54B0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1807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6C5146"/>
    <w:multiLevelType w:val="multilevel"/>
    <w:tmpl w:val="3D6CD61E"/>
    <w:lvl w:ilvl="0">
      <w:start w:val="1"/>
      <w:numFmt w:val="bullet"/>
      <w:lvlText w:val="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9" w15:restartNumberingAfterBreak="0">
    <w:nsid w:val="659D7EEA"/>
    <w:multiLevelType w:val="multilevel"/>
    <w:tmpl w:val="4186454E"/>
    <w:lvl w:ilvl="0">
      <w:start w:val="1"/>
      <w:numFmt w:val="upperLetter"/>
      <w:lvlText w:val="%1."/>
      <w:lvlJc w:val="left"/>
      <w:pPr>
        <w:ind w:left="1077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vertAlign w:val="baseline"/>
      </w:rPr>
    </w:lvl>
  </w:abstractNum>
  <w:abstractNum w:abstractNumId="40" w15:restartNumberingAfterBreak="0">
    <w:nsid w:val="68F64DEE"/>
    <w:multiLevelType w:val="hybridMultilevel"/>
    <w:tmpl w:val="FBD6C352"/>
    <w:lvl w:ilvl="0" w:tplc="C91835B4">
      <w:start w:val="1"/>
      <w:numFmt w:val="decimal"/>
      <w:lvlText w:val="%1."/>
      <w:lvlJc w:val="left"/>
      <w:pPr>
        <w:ind w:left="720" w:hanging="360"/>
      </w:pPr>
    </w:lvl>
    <w:lvl w:ilvl="1" w:tplc="88605D70">
      <w:start w:val="1"/>
      <w:numFmt w:val="lowerLetter"/>
      <w:lvlText w:val="%2."/>
      <w:lvlJc w:val="left"/>
      <w:pPr>
        <w:ind w:left="1440" w:hanging="360"/>
      </w:pPr>
    </w:lvl>
    <w:lvl w:ilvl="2" w:tplc="E7A2E3FC">
      <w:start w:val="1"/>
      <w:numFmt w:val="lowerRoman"/>
      <w:lvlText w:val="%3."/>
      <w:lvlJc w:val="right"/>
      <w:pPr>
        <w:ind w:left="2160" w:hanging="180"/>
      </w:pPr>
    </w:lvl>
    <w:lvl w:ilvl="3" w:tplc="F06E523C">
      <w:start w:val="1"/>
      <w:numFmt w:val="decimal"/>
      <w:lvlText w:val="%4."/>
      <w:lvlJc w:val="left"/>
      <w:pPr>
        <w:ind w:left="2880" w:hanging="360"/>
      </w:pPr>
    </w:lvl>
    <w:lvl w:ilvl="4" w:tplc="5AC0E24A">
      <w:start w:val="1"/>
      <w:numFmt w:val="lowerLetter"/>
      <w:lvlText w:val="%5."/>
      <w:lvlJc w:val="left"/>
      <w:pPr>
        <w:ind w:left="3600" w:hanging="360"/>
      </w:pPr>
    </w:lvl>
    <w:lvl w:ilvl="5" w:tplc="D86E8E30">
      <w:start w:val="1"/>
      <w:numFmt w:val="lowerRoman"/>
      <w:lvlText w:val="%6."/>
      <w:lvlJc w:val="right"/>
      <w:pPr>
        <w:ind w:left="4320" w:hanging="180"/>
      </w:pPr>
    </w:lvl>
    <w:lvl w:ilvl="6" w:tplc="6B74A040">
      <w:start w:val="1"/>
      <w:numFmt w:val="decimal"/>
      <w:lvlText w:val="%7."/>
      <w:lvlJc w:val="left"/>
      <w:pPr>
        <w:ind w:left="5040" w:hanging="360"/>
      </w:pPr>
    </w:lvl>
    <w:lvl w:ilvl="7" w:tplc="3354ACEE">
      <w:start w:val="1"/>
      <w:numFmt w:val="lowerLetter"/>
      <w:lvlText w:val="%8."/>
      <w:lvlJc w:val="left"/>
      <w:pPr>
        <w:ind w:left="5760" w:hanging="360"/>
      </w:pPr>
    </w:lvl>
    <w:lvl w:ilvl="8" w:tplc="9ED0215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EB4467"/>
    <w:multiLevelType w:val="hybridMultilevel"/>
    <w:tmpl w:val="C5EC9374"/>
    <w:lvl w:ilvl="0" w:tplc="90021C22">
      <w:start w:val="1"/>
      <w:numFmt w:val="bullet"/>
      <w:lvlText w:val="⇒"/>
      <w:lvlJc w:val="left"/>
      <w:pPr>
        <w:ind w:left="360" w:hanging="360"/>
      </w:pPr>
      <w:rPr>
        <w:rFonts w:ascii="Noto Sans Symbols" w:hAnsi="Noto Sans Symbols" w:hint="default"/>
        <w:vertAlign w:val="baseline"/>
      </w:rPr>
    </w:lvl>
    <w:lvl w:ilvl="1" w:tplc="C0C00050">
      <w:start w:val="1"/>
      <w:numFmt w:val="bullet"/>
      <w:lvlText w:val="&gt;"/>
      <w:lvlJc w:val="left"/>
      <w:pPr>
        <w:ind w:left="0" w:firstLine="0"/>
      </w:pPr>
      <w:rPr>
        <w:rFonts w:ascii="Arial" w:hAnsi="Arial" w:hint="default"/>
      </w:rPr>
    </w:lvl>
    <w:lvl w:ilvl="2" w:tplc="5EA6A4F0">
      <w:start w:val="1"/>
      <w:numFmt w:val="bullet"/>
      <w:lvlText w:val=""/>
      <w:lvlJc w:val="left"/>
      <w:pPr>
        <w:ind w:left="0" w:firstLine="0"/>
      </w:pPr>
    </w:lvl>
    <w:lvl w:ilvl="3" w:tplc="1752F13E">
      <w:start w:val="1"/>
      <w:numFmt w:val="bullet"/>
      <w:lvlText w:val=""/>
      <w:lvlJc w:val="left"/>
      <w:pPr>
        <w:ind w:left="0" w:firstLine="0"/>
      </w:pPr>
    </w:lvl>
    <w:lvl w:ilvl="4" w:tplc="5678BE72">
      <w:start w:val="1"/>
      <w:numFmt w:val="bullet"/>
      <w:lvlText w:val=""/>
      <w:lvlJc w:val="left"/>
      <w:pPr>
        <w:ind w:left="0" w:firstLine="0"/>
      </w:pPr>
    </w:lvl>
    <w:lvl w:ilvl="5" w:tplc="976C7A70">
      <w:start w:val="1"/>
      <w:numFmt w:val="bullet"/>
      <w:lvlText w:val=""/>
      <w:lvlJc w:val="left"/>
      <w:pPr>
        <w:ind w:left="0" w:firstLine="0"/>
      </w:pPr>
    </w:lvl>
    <w:lvl w:ilvl="6" w:tplc="C1EACAF8">
      <w:start w:val="1"/>
      <w:numFmt w:val="bullet"/>
      <w:lvlText w:val=""/>
      <w:lvlJc w:val="left"/>
      <w:pPr>
        <w:ind w:left="0" w:firstLine="0"/>
      </w:pPr>
    </w:lvl>
    <w:lvl w:ilvl="7" w:tplc="0FD0077C">
      <w:start w:val="1"/>
      <w:numFmt w:val="bullet"/>
      <w:lvlText w:val=""/>
      <w:lvlJc w:val="left"/>
      <w:pPr>
        <w:ind w:left="0" w:firstLine="0"/>
      </w:pPr>
    </w:lvl>
    <w:lvl w:ilvl="8" w:tplc="82BA9D30">
      <w:start w:val="1"/>
      <w:numFmt w:val="bullet"/>
      <w:lvlText w:val=""/>
      <w:lvlJc w:val="left"/>
      <w:pPr>
        <w:ind w:left="0" w:firstLine="0"/>
      </w:pPr>
    </w:lvl>
  </w:abstractNum>
  <w:abstractNum w:abstractNumId="42" w15:restartNumberingAfterBreak="0">
    <w:nsid w:val="6E2A1993"/>
    <w:multiLevelType w:val="multilevel"/>
    <w:tmpl w:val="407075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2CB9672"/>
    <w:multiLevelType w:val="hybridMultilevel"/>
    <w:tmpl w:val="2D7A29FC"/>
    <w:lvl w:ilvl="0" w:tplc="02F6FB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7A80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03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ED9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A2B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9E19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2AE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AE11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5C24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C34184"/>
    <w:multiLevelType w:val="hybridMultilevel"/>
    <w:tmpl w:val="5FDAA4B6"/>
    <w:lvl w:ilvl="0" w:tplc="5014696A">
      <w:start w:val="1"/>
      <w:numFmt w:val="bullet"/>
      <w:lvlText w:val="&gt;"/>
      <w:lvlJc w:val="left"/>
      <w:pPr>
        <w:ind w:left="720" w:hanging="360"/>
      </w:pPr>
      <w:rPr>
        <w:rFonts w:ascii="Arial" w:hAnsi="Arial" w:hint="default"/>
      </w:rPr>
    </w:lvl>
    <w:lvl w:ilvl="1" w:tplc="7862E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D00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B2EC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C05A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D4FC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61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E68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225F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05690D"/>
    <w:multiLevelType w:val="hybridMultilevel"/>
    <w:tmpl w:val="49360B70"/>
    <w:lvl w:ilvl="0" w:tplc="33247D36">
      <w:start w:val="1"/>
      <w:numFmt w:val="bullet"/>
      <w:lvlText w:val="&gt;"/>
      <w:lvlJc w:val="left"/>
      <w:pPr>
        <w:ind w:left="720" w:hanging="360"/>
      </w:pPr>
      <w:rPr>
        <w:rFonts w:ascii="Arial" w:hAnsi="Arial" w:hint="default"/>
      </w:rPr>
    </w:lvl>
    <w:lvl w:ilvl="1" w:tplc="F94EAD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07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147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467C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00A1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2007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1E6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4AF7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526BEA"/>
    <w:multiLevelType w:val="multilevel"/>
    <w:tmpl w:val="57501DFE"/>
    <w:lvl w:ilvl="0">
      <w:start w:val="1"/>
      <w:numFmt w:val="upperLetter"/>
      <w:lvlText w:val="%1."/>
      <w:lvlJc w:val="left"/>
      <w:pPr>
        <w:ind w:left="1077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vertAlign w:val="baseline"/>
      </w:rPr>
    </w:lvl>
  </w:abstractNum>
  <w:abstractNum w:abstractNumId="47" w15:restartNumberingAfterBreak="0">
    <w:nsid w:val="7F3B4279"/>
    <w:multiLevelType w:val="multilevel"/>
    <w:tmpl w:val="BF943930"/>
    <w:lvl w:ilvl="0">
      <w:start w:val="1"/>
      <w:numFmt w:val="bullet"/>
      <w:lvlText w:val="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35930756">
    <w:abstractNumId w:val="9"/>
  </w:num>
  <w:num w:numId="2" w16cid:durableId="832985652">
    <w:abstractNumId w:val="40"/>
  </w:num>
  <w:num w:numId="3" w16cid:durableId="804859844">
    <w:abstractNumId w:val="35"/>
  </w:num>
  <w:num w:numId="4" w16cid:durableId="648828350">
    <w:abstractNumId w:val="16"/>
  </w:num>
  <w:num w:numId="5" w16cid:durableId="94323331">
    <w:abstractNumId w:val="5"/>
  </w:num>
  <w:num w:numId="6" w16cid:durableId="782307145">
    <w:abstractNumId w:val="28"/>
  </w:num>
  <w:num w:numId="7" w16cid:durableId="1332829243">
    <w:abstractNumId w:val="36"/>
  </w:num>
  <w:num w:numId="8" w16cid:durableId="1854031994">
    <w:abstractNumId w:val="3"/>
  </w:num>
  <w:num w:numId="9" w16cid:durableId="983050994">
    <w:abstractNumId w:val="43"/>
  </w:num>
  <w:num w:numId="10" w16cid:durableId="882715105">
    <w:abstractNumId w:val="45"/>
  </w:num>
  <w:num w:numId="11" w16cid:durableId="1780181391">
    <w:abstractNumId w:val="10"/>
  </w:num>
  <w:num w:numId="12" w16cid:durableId="1654018408">
    <w:abstractNumId w:val="44"/>
  </w:num>
  <w:num w:numId="13" w16cid:durableId="1772625513">
    <w:abstractNumId w:val="12"/>
  </w:num>
  <w:num w:numId="14" w16cid:durableId="1966308753">
    <w:abstractNumId w:val="23"/>
  </w:num>
  <w:num w:numId="15" w16cid:durableId="1286234634">
    <w:abstractNumId w:val="18"/>
  </w:num>
  <w:num w:numId="16" w16cid:durableId="114256706">
    <w:abstractNumId w:val="26"/>
  </w:num>
  <w:num w:numId="17" w16cid:durableId="431173488">
    <w:abstractNumId w:val="33"/>
  </w:num>
  <w:num w:numId="18" w16cid:durableId="1318415972">
    <w:abstractNumId w:val="37"/>
  </w:num>
  <w:num w:numId="19" w16cid:durableId="553152841">
    <w:abstractNumId w:val="30"/>
  </w:num>
  <w:num w:numId="20" w16cid:durableId="1088234922">
    <w:abstractNumId w:val="32"/>
  </w:num>
  <w:num w:numId="21" w16cid:durableId="1177499768">
    <w:abstractNumId w:val="21"/>
  </w:num>
  <w:num w:numId="22" w16cid:durableId="489520520">
    <w:abstractNumId w:val="47"/>
  </w:num>
  <w:num w:numId="23" w16cid:durableId="193470051">
    <w:abstractNumId w:val="24"/>
  </w:num>
  <w:num w:numId="24" w16cid:durableId="1936476233">
    <w:abstractNumId w:val="20"/>
  </w:num>
  <w:num w:numId="25" w16cid:durableId="1028485382">
    <w:abstractNumId w:val="38"/>
  </w:num>
  <w:num w:numId="26" w16cid:durableId="705330753">
    <w:abstractNumId w:val="46"/>
  </w:num>
  <w:num w:numId="27" w16cid:durableId="1820724931">
    <w:abstractNumId w:val="41"/>
  </w:num>
  <w:num w:numId="28" w16cid:durableId="1549684444">
    <w:abstractNumId w:val="19"/>
  </w:num>
  <w:num w:numId="29" w16cid:durableId="307320177">
    <w:abstractNumId w:val="25"/>
  </w:num>
  <w:num w:numId="30" w16cid:durableId="1099528408">
    <w:abstractNumId w:val="4"/>
  </w:num>
  <w:num w:numId="31" w16cid:durableId="2063796254">
    <w:abstractNumId w:val="7"/>
  </w:num>
  <w:num w:numId="32" w16cid:durableId="849489435">
    <w:abstractNumId w:val="17"/>
  </w:num>
  <w:num w:numId="33" w16cid:durableId="1457675765">
    <w:abstractNumId w:val="6"/>
  </w:num>
  <w:num w:numId="34" w16cid:durableId="499007309">
    <w:abstractNumId w:val="39"/>
  </w:num>
  <w:num w:numId="35" w16cid:durableId="1133712101">
    <w:abstractNumId w:val="13"/>
  </w:num>
  <w:num w:numId="36" w16cid:durableId="855659481">
    <w:abstractNumId w:val="22"/>
  </w:num>
  <w:num w:numId="37" w16cid:durableId="338587045">
    <w:abstractNumId w:val="1"/>
  </w:num>
  <w:num w:numId="38" w16cid:durableId="337344323">
    <w:abstractNumId w:val="15"/>
  </w:num>
  <w:num w:numId="39" w16cid:durableId="883103076">
    <w:abstractNumId w:val="29"/>
  </w:num>
  <w:num w:numId="40" w16cid:durableId="655957745">
    <w:abstractNumId w:val="27"/>
  </w:num>
  <w:num w:numId="41" w16cid:durableId="2137983470">
    <w:abstractNumId w:val="11"/>
  </w:num>
  <w:num w:numId="42" w16cid:durableId="943071450">
    <w:abstractNumId w:val="8"/>
  </w:num>
  <w:num w:numId="43" w16cid:durableId="1309744114">
    <w:abstractNumId w:val="31"/>
  </w:num>
  <w:num w:numId="44" w16cid:durableId="447703276">
    <w:abstractNumId w:val="0"/>
  </w:num>
  <w:num w:numId="45" w16cid:durableId="1189294170">
    <w:abstractNumId w:val="42"/>
  </w:num>
  <w:num w:numId="46" w16cid:durableId="998997564">
    <w:abstractNumId w:val="14"/>
  </w:num>
  <w:num w:numId="47" w16cid:durableId="1637955369">
    <w:abstractNumId w:val="34"/>
  </w:num>
  <w:num w:numId="48" w16cid:durableId="334457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747F8B6"/>
    <w:rsid w:val="00004865"/>
    <w:rsid w:val="000814BF"/>
    <w:rsid w:val="000B18E6"/>
    <w:rsid w:val="00127CDA"/>
    <w:rsid w:val="0019752D"/>
    <w:rsid w:val="0019957F"/>
    <w:rsid w:val="00272C90"/>
    <w:rsid w:val="0037F2DE"/>
    <w:rsid w:val="003C2CE1"/>
    <w:rsid w:val="0041E454"/>
    <w:rsid w:val="0042BE45"/>
    <w:rsid w:val="00452C5E"/>
    <w:rsid w:val="0049DE0B"/>
    <w:rsid w:val="005232EF"/>
    <w:rsid w:val="005C3B37"/>
    <w:rsid w:val="0063F71F"/>
    <w:rsid w:val="006A4915"/>
    <w:rsid w:val="006E3E1C"/>
    <w:rsid w:val="00703779"/>
    <w:rsid w:val="00727FC9"/>
    <w:rsid w:val="007D6D93"/>
    <w:rsid w:val="00842FC2"/>
    <w:rsid w:val="008A1437"/>
    <w:rsid w:val="008E09C3"/>
    <w:rsid w:val="009D11DB"/>
    <w:rsid w:val="00BE5CF6"/>
    <w:rsid w:val="00D90527"/>
    <w:rsid w:val="00E13AC0"/>
    <w:rsid w:val="00EF21E2"/>
    <w:rsid w:val="00F91E49"/>
    <w:rsid w:val="00FF538A"/>
    <w:rsid w:val="0114309C"/>
    <w:rsid w:val="0116BCB7"/>
    <w:rsid w:val="012AB5D5"/>
    <w:rsid w:val="0132F375"/>
    <w:rsid w:val="0140AD2E"/>
    <w:rsid w:val="01543711"/>
    <w:rsid w:val="015B82FA"/>
    <w:rsid w:val="01897106"/>
    <w:rsid w:val="019D1666"/>
    <w:rsid w:val="01A603C1"/>
    <w:rsid w:val="01D03704"/>
    <w:rsid w:val="01DD6B34"/>
    <w:rsid w:val="01F0BB59"/>
    <w:rsid w:val="02140DFB"/>
    <w:rsid w:val="02213DCB"/>
    <w:rsid w:val="023B5921"/>
    <w:rsid w:val="02423D88"/>
    <w:rsid w:val="024F40CA"/>
    <w:rsid w:val="025364E8"/>
    <w:rsid w:val="025A6F3E"/>
    <w:rsid w:val="026002DA"/>
    <w:rsid w:val="02625CC4"/>
    <w:rsid w:val="028D9C0D"/>
    <w:rsid w:val="029FEF6C"/>
    <w:rsid w:val="02A997EF"/>
    <w:rsid w:val="02B952E9"/>
    <w:rsid w:val="02BF9A37"/>
    <w:rsid w:val="02C8A424"/>
    <w:rsid w:val="02CA9E38"/>
    <w:rsid w:val="02D8E984"/>
    <w:rsid w:val="03004705"/>
    <w:rsid w:val="0303BA2A"/>
    <w:rsid w:val="030D0446"/>
    <w:rsid w:val="032DAA36"/>
    <w:rsid w:val="03670420"/>
    <w:rsid w:val="038FF8AB"/>
    <w:rsid w:val="0394EEF5"/>
    <w:rsid w:val="03C35130"/>
    <w:rsid w:val="03CD2931"/>
    <w:rsid w:val="03CE0272"/>
    <w:rsid w:val="03CE2A36"/>
    <w:rsid w:val="03D76F9F"/>
    <w:rsid w:val="03FE2D25"/>
    <w:rsid w:val="04051AD8"/>
    <w:rsid w:val="044004E0"/>
    <w:rsid w:val="0447DF58"/>
    <w:rsid w:val="045137BD"/>
    <w:rsid w:val="045508F6"/>
    <w:rsid w:val="0464C77D"/>
    <w:rsid w:val="046BCB78"/>
    <w:rsid w:val="04A32DB0"/>
    <w:rsid w:val="04A8415F"/>
    <w:rsid w:val="04AC6997"/>
    <w:rsid w:val="04C7B422"/>
    <w:rsid w:val="04D28260"/>
    <w:rsid w:val="050725C6"/>
    <w:rsid w:val="055876AD"/>
    <w:rsid w:val="058A4FE0"/>
    <w:rsid w:val="0599FD86"/>
    <w:rsid w:val="05A0E14D"/>
    <w:rsid w:val="05A3CE7F"/>
    <w:rsid w:val="05CD8FE7"/>
    <w:rsid w:val="05FED01A"/>
    <w:rsid w:val="0614657E"/>
    <w:rsid w:val="063295C9"/>
    <w:rsid w:val="065096B2"/>
    <w:rsid w:val="065B5B27"/>
    <w:rsid w:val="066717A5"/>
    <w:rsid w:val="066C8576"/>
    <w:rsid w:val="0680BAE6"/>
    <w:rsid w:val="06A58C2B"/>
    <w:rsid w:val="06BFC00A"/>
    <w:rsid w:val="06D2E82E"/>
    <w:rsid w:val="06E74D45"/>
    <w:rsid w:val="06EB2B61"/>
    <w:rsid w:val="06F5ADE5"/>
    <w:rsid w:val="0703BA6D"/>
    <w:rsid w:val="071CD319"/>
    <w:rsid w:val="072A6E5C"/>
    <w:rsid w:val="0739FF2F"/>
    <w:rsid w:val="073BD5A7"/>
    <w:rsid w:val="07A55113"/>
    <w:rsid w:val="07BEE695"/>
    <w:rsid w:val="07C03F39"/>
    <w:rsid w:val="07C33503"/>
    <w:rsid w:val="07D51233"/>
    <w:rsid w:val="07EAC202"/>
    <w:rsid w:val="07EB4023"/>
    <w:rsid w:val="0800A7F9"/>
    <w:rsid w:val="081CC667"/>
    <w:rsid w:val="083F0689"/>
    <w:rsid w:val="0866075F"/>
    <w:rsid w:val="0871C8C6"/>
    <w:rsid w:val="08753A92"/>
    <w:rsid w:val="08872641"/>
    <w:rsid w:val="0891C7E1"/>
    <w:rsid w:val="08D25D1B"/>
    <w:rsid w:val="08D40FB1"/>
    <w:rsid w:val="090BED38"/>
    <w:rsid w:val="092DC5E6"/>
    <w:rsid w:val="0937C26E"/>
    <w:rsid w:val="094ACF0D"/>
    <w:rsid w:val="09513685"/>
    <w:rsid w:val="095348B1"/>
    <w:rsid w:val="09919D5D"/>
    <w:rsid w:val="09A5DEEF"/>
    <w:rsid w:val="09ACAF6B"/>
    <w:rsid w:val="09C077C5"/>
    <w:rsid w:val="09C75DDB"/>
    <w:rsid w:val="09D646CC"/>
    <w:rsid w:val="09E6FD67"/>
    <w:rsid w:val="09E994C7"/>
    <w:rsid w:val="09EA1B48"/>
    <w:rsid w:val="09FC621F"/>
    <w:rsid w:val="0A0C285F"/>
    <w:rsid w:val="0A3AA239"/>
    <w:rsid w:val="0A476140"/>
    <w:rsid w:val="0A4FAC0F"/>
    <w:rsid w:val="0A598B96"/>
    <w:rsid w:val="0A5B86B0"/>
    <w:rsid w:val="0A968E75"/>
    <w:rsid w:val="0AB1E502"/>
    <w:rsid w:val="0ABB9F5A"/>
    <w:rsid w:val="0ABFCF90"/>
    <w:rsid w:val="0AE78E96"/>
    <w:rsid w:val="0B06195E"/>
    <w:rsid w:val="0B0F27C8"/>
    <w:rsid w:val="0B1C3CFC"/>
    <w:rsid w:val="0B27EB1E"/>
    <w:rsid w:val="0B3A5F44"/>
    <w:rsid w:val="0B3DF684"/>
    <w:rsid w:val="0B476601"/>
    <w:rsid w:val="0B6B251D"/>
    <w:rsid w:val="0BC29C4B"/>
    <w:rsid w:val="0BD15F64"/>
    <w:rsid w:val="0BE7ACD0"/>
    <w:rsid w:val="0BFE4F26"/>
    <w:rsid w:val="0C093F0A"/>
    <w:rsid w:val="0C0BF28D"/>
    <w:rsid w:val="0C1B002D"/>
    <w:rsid w:val="0C3E04E1"/>
    <w:rsid w:val="0C497256"/>
    <w:rsid w:val="0C5693AB"/>
    <w:rsid w:val="0C6020BE"/>
    <w:rsid w:val="0C654238"/>
    <w:rsid w:val="0C6916B3"/>
    <w:rsid w:val="0C7A2F06"/>
    <w:rsid w:val="0C819022"/>
    <w:rsid w:val="0C839D1F"/>
    <w:rsid w:val="0C86A5B3"/>
    <w:rsid w:val="0C945795"/>
    <w:rsid w:val="0CCACC65"/>
    <w:rsid w:val="0CE49EB5"/>
    <w:rsid w:val="0D05913F"/>
    <w:rsid w:val="0D52CD64"/>
    <w:rsid w:val="0D5B2F0B"/>
    <w:rsid w:val="0D5E88A5"/>
    <w:rsid w:val="0DB6F731"/>
    <w:rsid w:val="0DBB3409"/>
    <w:rsid w:val="0DD66602"/>
    <w:rsid w:val="0E6EFC96"/>
    <w:rsid w:val="0E8F76ED"/>
    <w:rsid w:val="0E905B85"/>
    <w:rsid w:val="0EA10C64"/>
    <w:rsid w:val="0EB3A830"/>
    <w:rsid w:val="0EB8E0EC"/>
    <w:rsid w:val="0EBF4C74"/>
    <w:rsid w:val="0EDDD033"/>
    <w:rsid w:val="0F77BED2"/>
    <w:rsid w:val="0F8431DD"/>
    <w:rsid w:val="0F9C8184"/>
    <w:rsid w:val="0FA7E270"/>
    <w:rsid w:val="0FAEC1FE"/>
    <w:rsid w:val="0FDE0E28"/>
    <w:rsid w:val="0FFC690F"/>
    <w:rsid w:val="10320D39"/>
    <w:rsid w:val="10344EA6"/>
    <w:rsid w:val="1044CA71"/>
    <w:rsid w:val="10633D9E"/>
    <w:rsid w:val="1068C74A"/>
    <w:rsid w:val="109C74B8"/>
    <w:rsid w:val="10A01D47"/>
    <w:rsid w:val="10B1921C"/>
    <w:rsid w:val="10C699AD"/>
    <w:rsid w:val="10D00A43"/>
    <w:rsid w:val="10DB1C94"/>
    <w:rsid w:val="10FC268E"/>
    <w:rsid w:val="111028DC"/>
    <w:rsid w:val="111B347D"/>
    <w:rsid w:val="11451F12"/>
    <w:rsid w:val="115459E4"/>
    <w:rsid w:val="1155FFC2"/>
    <w:rsid w:val="116CA3B7"/>
    <w:rsid w:val="117D8B59"/>
    <w:rsid w:val="1182D360"/>
    <w:rsid w:val="11DA66A1"/>
    <w:rsid w:val="11E0C862"/>
    <w:rsid w:val="11E8A320"/>
    <w:rsid w:val="11EC1A8C"/>
    <w:rsid w:val="11F52D2D"/>
    <w:rsid w:val="121AFCB0"/>
    <w:rsid w:val="121CDFEC"/>
    <w:rsid w:val="122C6168"/>
    <w:rsid w:val="12370C92"/>
    <w:rsid w:val="1252B67B"/>
    <w:rsid w:val="125F20F7"/>
    <w:rsid w:val="126095AF"/>
    <w:rsid w:val="12649D7B"/>
    <w:rsid w:val="12851A30"/>
    <w:rsid w:val="12A32030"/>
    <w:rsid w:val="12B33A27"/>
    <w:rsid w:val="12B438CD"/>
    <w:rsid w:val="12D1E245"/>
    <w:rsid w:val="12D9019D"/>
    <w:rsid w:val="12E02695"/>
    <w:rsid w:val="12EAC925"/>
    <w:rsid w:val="130E9ABB"/>
    <w:rsid w:val="1331A596"/>
    <w:rsid w:val="1340C2A4"/>
    <w:rsid w:val="1350C352"/>
    <w:rsid w:val="1369626E"/>
    <w:rsid w:val="1390FD8E"/>
    <w:rsid w:val="13D5AA7B"/>
    <w:rsid w:val="13E19F16"/>
    <w:rsid w:val="13E7061D"/>
    <w:rsid w:val="1415FFC7"/>
    <w:rsid w:val="1419A92D"/>
    <w:rsid w:val="143712BE"/>
    <w:rsid w:val="146B30AE"/>
    <w:rsid w:val="14887F27"/>
    <w:rsid w:val="149C859F"/>
    <w:rsid w:val="14C3604E"/>
    <w:rsid w:val="14E6B8CB"/>
    <w:rsid w:val="14F239AD"/>
    <w:rsid w:val="1501CE7F"/>
    <w:rsid w:val="1517A9BE"/>
    <w:rsid w:val="152981FD"/>
    <w:rsid w:val="15347ED0"/>
    <w:rsid w:val="15475F50"/>
    <w:rsid w:val="15584833"/>
    <w:rsid w:val="156724C3"/>
    <w:rsid w:val="1569DBD7"/>
    <w:rsid w:val="1576EFDD"/>
    <w:rsid w:val="158DD13B"/>
    <w:rsid w:val="15AC2A23"/>
    <w:rsid w:val="15AC4D2B"/>
    <w:rsid w:val="15B1D028"/>
    <w:rsid w:val="15B85BED"/>
    <w:rsid w:val="15C166BE"/>
    <w:rsid w:val="15C6A11C"/>
    <w:rsid w:val="15CF3840"/>
    <w:rsid w:val="15D479A5"/>
    <w:rsid w:val="15D590DC"/>
    <w:rsid w:val="15DFA055"/>
    <w:rsid w:val="15EA7A0A"/>
    <w:rsid w:val="1624E19D"/>
    <w:rsid w:val="1629452E"/>
    <w:rsid w:val="164E1716"/>
    <w:rsid w:val="16839493"/>
    <w:rsid w:val="16ABB1B4"/>
    <w:rsid w:val="16ADD7C4"/>
    <w:rsid w:val="16B0458F"/>
    <w:rsid w:val="16B75779"/>
    <w:rsid w:val="16C89E50"/>
    <w:rsid w:val="16D66790"/>
    <w:rsid w:val="16E32238"/>
    <w:rsid w:val="17022630"/>
    <w:rsid w:val="1717D197"/>
    <w:rsid w:val="1718435F"/>
    <w:rsid w:val="171DC746"/>
    <w:rsid w:val="173406D2"/>
    <w:rsid w:val="17427BF1"/>
    <w:rsid w:val="1744FDD3"/>
    <w:rsid w:val="17694B7C"/>
    <w:rsid w:val="1789F9F1"/>
    <w:rsid w:val="17AA719B"/>
    <w:rsid w:val="17C1A521"/>
    <w:rsid w:val="17C6A713"/>
    <w:rsid w:val="17D0F70F"/>
    <w:rsid w:val="17DEC38C"/>
    <w:rsid w:val="17E724FE"/>
    <w:rsid w:val="17FA5E7C"/>
    <w:rsid w:val="18005240"/>
    <w:rsid w:val="181AE29A"/>
    <w:rsid w:val="1826DCA7"/>
    <w:rsid w:val="18294820"/>
    <w:rsid w:val="1833C019"/>
    <w:rsid w:val="1847FA5F"/>
    <w:rsid w:val="186210A7"/>
    <w:rsid w:val="188856D2"/>
    <w:rsid w:val="18A9357A"/>
    <w:rsid w:val="18B94CDF"/>
    <w:rsid w:val="18BA69E5"/>
    <w:rsid w:val="18C1A0B5"/>
    <w:rsid w:val="18C47688"/>
    <w:rsid w:val="18C9A518"/>
    <w:rsid w:val="18CC7E09"/>
    <w:rsid w:val="18CFD733"/>
    <w:rsid w:val="18EDD36D"/>
    <w:rsid w:val="18FA61AF"/>
    <w:rsid w:val="18FACDC4"/>
    <w:rsid w:val="18FBD77D"/>
    <w:rsid w:val="190A83E1"/>
    <w:rsid w:val="192E4DED"/>
    <w:rsid w:val="195831A4"/>
    <w:rsid w:val="196976E9"/>
    <w:rsid w:val="196BC6EF"/>
    <w:rsid w:val="1974800A"/>
    <w:rsid w:val="19BD2C1C"/>
    <w:rsid w:val="19C505C6"/>
    <w:rsid w:val="19C57CEF"/>
    <w:rsid w:val="19CB269B"/>
    <w:rsid w:val="19D2DB34"/>
    <w:rsid w:val="19D43922"/>
    <w:rsid w:val="19F76ECB"/>
    <w:rsid w:val="19FEA0E3"/>
    <w:rsid w:val="1A003F12"/>
    <w:rsid w:val="1A287C7D"/>
    <w:rsid w:val="1A562FC7"/>
    <w:rsid w:val="1A896D2E"/>
    <w:rsid w:val="1ABB61C9"/>
    <w:rsid w:val="1AC2232B"/>
    <w:rsid w:val="1AE8E992"/>
    <w:rsid w:val="1AF561BC"/>
    <w:rsid w:val="1AF8A4AC"/>
    <w:rsid w:val="1B110C26"/>
    <w:rsid w:val="1B2470B2"/>
    <w:rsid w:val="1B548A45"/>
    <w:rsid w:val="1B5851F8"/>
    <w:rsid w:val="1B5B7033"/>
    <w:rsid w:val="1B70F345"/>
    <w:rsid w:val="1BD3BFFA"/>
    <w:rsid w:val="1BEAE3CF"/>
    <w:rsid w:val="1BEE847F"/>
    <w:rsid w:val="1C00C95A"/>
    <w:rsid w:val="1C05A109"/>
    <w:rsid w:val="1C113A58"/>
    <w:rsid w:val="1C181CEE"/>
    <w:rsid w:val="1C3D1C79"/>
    <w:rsid w:val="1C4224A3"/>
    <w:rsid w:val="1C4EF0C5"/>
    <w:rsid w:val="1C6CBDF8"/>
    <w:rsid w:val="1CB5D4A2"/>
    <w:rsid w:val="1CBD48D1"/>
    <w:rsid w:val="1CC30607"/>
    <w:rsid w:val="1CCBA4DB"/>
    <w:rsid w:val="1CF3B7B6"/>
    <w:rsid w:val="1D040EFE"/>
    <w:rsid w:val="1D2C1C30"/>
    <w:rsid w:val="1D3CA00F"/>
    <w:rsid w:val="1D4254B8"/>
    <w:rsid w:val="1D4B419A"/>
    <w:rsid w:val="1D51129F"/>
    <w:rsid w:val="1D513125"/>
    <w:rsid w:val="1D630FAA"/>
    <w:rsid w:val="1D7598FA"/>
    <w:rsid w:val="1D85F303"/>
    <w:rsid w:val="1D95E956"/>
    <w:rsid w:val="1D96C8D2"/>
    <w:rsid w:val="1D97E7AB"/>
    <w:rsid w:val="1DB076CB"/>
    <w:rsid w:val="1DBE4089"/>
    <w:rsid w:val="1DE40BE5"/>
    <w:rsid w:val="1DE93621"/>
    <w:rsid w:val="1E09176B"/>
    <w:rsid w:val="1E163910"/>
    <w:rsid w:val="1E2B5AAF"/>
    <w:rsid w:val="1E403893"/>
    <w:rsid w:val="1E4B55C4"/>
    <w:rsid w:val="1E7292EB"/>
    <w:rsid w:val="1E77CE63"/>
    <w:rsid w:val="1E7DF533"/>
    <w:rsid w:val="1E94E947"/>
    <w:rsid w:val="1E99D144"/>
    <w:rsid w:val="1E9F00AD"/>
    <w:rsid w:val="1EF71EDD"/>
    <w:rsid w:val="1F01FC20"/>
    <w:rsid w:val="1F036C1E"/>
    <w:rsid w:val="1F1DD223"/>
    <w:rsid w:val="1F1FE8F9"/>
    <w:rsid w:val="1F33B80C"/>
    <w:rsid w:val="1F59F431"/>
    <w:rsid w:val="1F77082D"/>
    <w:rsid w:val="1F7D01DD"/>
    <w:rsid w:val="1F81313C"/>
    <w:rsid w:val="1F85502B"/>
    <w:rsid w:val="1FA2A4BE"/>
    <w:rsid w:val="1FA5F86F"/>
    <w:rsid w:val="1FCED2A9"/>
    <w:rsid w:val="1FE61F2B"/>
    <w:rsid w:val="1FFF0F39"/>
    <w:rsid w:val="200582B6"/>
    <w:rsid w:val="201FD0F3"/>
    <w:rsid w:val="2030FB9F"/>
    <w:rsid w:val="2031C5F0"/>
    <w:rsid w:val="203A9C72"/>
    <w:rsid w:val="204591DB"/>
    <w:rsid w:val="205378B9"/>
    <w:rsid w:val="205481BA"/>
    <w:rsid w:val="206B76AB"/>
    <w:rsid w:val="207270F4"/>
    <w:rsid w:val="207938FF"/>
    <w:rsid w:val="207E042E"/>
    <w:rsid w:val="20846352"/>
    <w:rsid w:val="20877BAE"/>
    <w:rsid w:val="20985CDA"/>
    <w:rsid w:val="20A473B9"/>
    <w:rsid w:val="21015039"/>
    <w:rsid w:val="2104AF84"/>
    <w:rsid w:val="21182FEA"/>
    <w:rsid w:val="2119BAC2"/>
    <w:rsid w:val="213620ED"/>
    <w:rsid w:val="213EFB9F"/>
    <w:rsid w:val="21455B21"/>
    <w:rsid w:val="21487CFD"/>
    <w:rsid w:val="2166283A"/>
    <w:rsid w:val="2169759A"/>
    <w:rsid w:val="21853897"/>
    <w:rsid w:val="218699AB"/>
    <w:rsid w:val="2188EC52"/>
    <w:rsid w:val="21AF428E"/>
    <w:rsid w:val="21CB14A3"/>
    <w:rsid w:val="21D870D3"/>
    <w:rsid w:val="21E55D85"/>
    <w:rsid w:val="21F0B9BA"/>
    <w:rsid w:val="21F50534"/>
    <w:rsid w:val="222492F2"/>
    <w:rsid w:val="222A4BEF"/>
    <w:rsid w:val="223B0CE0"/>
    <w:rsid w:val="2252DF5A"/>
    <w:rsid w:val="228CA434"/>
    <w:rsid w:val="2299F055"/>
    <w:rsid w:val="229EA4DA"/>
    <w:rsid w:val="22B42619"/>
    <w:rsid w:val="22FC19BD"/>
    <w:rsid w:val="2309E615"/>
    <w:rsid w:val="230D403A"/>
    <w:rsid w:val="23175844"/>
    <w:rsid w:val="234FA025"/>
    <w:rsid w:val="23539295"/>
    <w:rsid w:val="23762131"/>
    <w:rsid w:val="23C9F4B0"/>
    <w:rsid w:val="24076CA9"/>
    <w:rsid w:val="241E2F87"/>
    <w:rsid w:val="243A1076"/>
    <w:rsid w:val="244F200E"/>
    <w:rsid w:val="2455240E"/>
    <w:rsid w:val="2457FFBE"/>
    <w:rsid w:val="2491468D"/>
    <w:rsid w:val="249AA7D8"/>
    <w:rsid w:val="24B03B9B"/>
    <w:rsid w:val="24B9904E"/>
    <w:rsid w:val="24CD6573"/>
    <w:rsid w:val="24D7B722"/>
    <w:rsid w:val="24F573F6"/>
    <w:rsid w:val="2520C8DE"/>
    <w:rsid w:val="25469D67"/>
    <w:rsid w:val="256FDFA6"/>
    <w:rsid w:val="2573EB4A"/>
    <w:rsid w:val="2578FACE"/>
    <w:rsid w:val="258A524D"/>
    <w:rsid w:val="258B2D27"/>
    <w:rsid w:val="25B91092"/>
    <w:rsid w:val="25BD2D2C"/>
    <w:rsid w:val="25D685BB"/>
    <w:rsid w:val="25F0F46F"/>
    <w:rsid w:val="260A652B"/>
    <w:rsid w:val="260E8D8F"/>
    <w:rsid w:val="2612A1E5"/>
    <w:rsid w:val="263E8203"/>
    <w:rsid w:val="265F1E7D"/>
    <w:rsid w:val="266F525E"/>
    <w:rsid w:val="267A556D"/>
    <w:rsid w:val="26881CF7"/>
    <w:rsid w:val="268A9EBD"/>
    <w:rsid w:val="268CFC9D"/>
    <w:rsid w:val="269C7DA3"/>
    <w:rsid w:val="26AE5021"/>
    <w:rsid w:val="26C63557"/>
    <w:rsid w:val="26E1AAEE"/>
    <w:rsid w:val="26FA02F2"/>
    <w:rsid w:val="2705C61B"/>
    <w:rsid w:val="272CB7DE"/>
    <w:rsid w:val="2747F8B6"/>
    <w:rsid w:val="274A2A9C"/>
    <w:rsid w:val="275C3320"/>
    <w:rsid w:val="278CC4D0"/>
    <w:rsid w:val="279FB244"/>
    <w:rsid w:val="27EBD1BC"/>
    <w:rsid w:val="27F1AA0F"/>
    <w:rsid w:val="27F3E718"/>
    <w:rsid w:val="27F4316D"/>
    <w:rsid w:val="28143E07"/>
    <w:rsid w:val="282A6566"/>
    <w:rsid w:val="283CB011"/>
    <w:rsid w:val="28619161"/>
    <w:rsid w:val="286E48EC"/>
    <w:rsid w:val="286F6D43"/>
    <w:rsid w:val="28A46F32"/>
    <w:rsid w:val="28B0F766"/>
    <w:rsid w:val="28CA0534"/>
    <w:rsid w:val="28D1965C"/>
    <w:rsid w:val="28E3FD0A"/>
    <w:rsid w:val="28E756DF"/>
    <w:rsid w:val="29061233"/>
    <w:rsid w:val="2908D310"/>
    <w:rsid w:val="291337DC"/>
    <w:rsid w:val="292F43D3"/>
    <w:rsid w:val="293CFB62"/>
    <w:rsid w:val="2942D015"/>
    <w:rsid w:val="29630542"/>
    <w:rsid w:val="297A3904"/>
    <w:rsid w:val="297F81D9"/>
    <w:rsid w:val="29A5A889"/>
    <w:rsid w:val="29B0B025"/>
    <w:rsid w:val="29C01788"/>
    <w:rsid w:val="29C49D5F"/>
    <w:rsid w:val="29C5A558"/>
    <w:rsid w:val="29C5C809"/>
    <w:rsid w:val="29CCD8EF"/>
    <w:rsid w:val="29D18218"/>
    <w:rsid w:val="29D88072"/>
    <w:rsid w:val="29F8C1A1"/>
    <w:rsid w:val="29FC9B23"/>
    <w:rsid w:val="2A039D66"/>
    <w:rsid w:val="2A168276"/>
    <w:rsid w:val="2A16AC00"/>
    <w:rsid w:val="2A2831CB"/>
    <w:rsid w:val="2A2D32DD"/>
    <w:rsid w:val="2A344AC8"/>
    <w:rsid w:val="2A5794E4"/>
    <w:rsid w:val="2A6458A0"/>
    <w:rsid w:val="2A88510B"/>
    <w:rsid w:val="2A889ED7"/>
    <w:rsid w:val="2A964D6D"/>
    <w:rsid w:val="2AB4589D"/>
    <w:rsid w:val="2AC469FA"/>
    <w:rsid w:val="2ACA73A4"/>
    <w:rsid w:val="2AD9EFCC"/>
    <w:rsid w:val="2AE12E9B"/>
    <w:rsid w:val="2AF17A4B"/>
    <w:rsid w:val="2AFD04F1"/>
    <w:rsid w:val="2AFDF705"/>
    <w:rsid w:val="2AFF16A9"/>
    <w:rsid w:val="2B1F1D70"/>
    <w:rsid w:val="2B2E98A3"/>
    <w:rsid w:val="2B400412"/>
    <w:rsid w:val="2B529697"/>
    <w:rsid w:val="2B7450D3"/>
    <w:rsid w:val="2B82542E"/>
    <w:rsid w:val="2BAED097"/>
    <w:rsid w:val="2BB03AFF"/>
    <w:rsid w:val="2BEE829C"/>
    <w:rsid w:val="2BFCA190"/>
    <w:rsid w:val="2C033F41"/>
    <w:rsid w:val="2C08B8E0"/>
    <w:rsid w:val="2C199772"/>
    <w:rsid w:val="2C1A289A"/>
    <w:rsid w:val="2C33A94D"/>
    <w:rsid w:val="2C34F17E"/>
    <w:rsid w:val="2C4F86DC"/>
    <w:rsid w:val="2C8B2FA4"/>
    <w:rsid w:val="2C9188EA"/>
    <w:rsid w:val="2C9267F6"/>
    <w:rsid w:val="2C9FE929"/>
    <w:rsid w:val="2CB6A43E"/>
    <w:rsid w:val="2CCE6001"/>
    <w:rsid w:val="2CCF644A"/>
    <w:rsid w:val="2D2AE8E7"/>
    <w:rsid w:val="2D2EFA9C"/>
    <w:rsid w:val="2D328174"/>
    <w:rsid w:val="2DDB3831"/>
    <w:rsid w:val="2DFCB35A"/>
    <w:rsid w:val="2E06A617"/>
    <w:rsid w:val="2E13CC95"/>
    <w:rsid w:val="2E1D61F3"/>
    <w:rsid w:val="2E21B95B"/>
    <w:rsid w:val="2E35E512"/>
    <w:rsid w:val="2E37DAA1"/>
    <w:rsid w:val="2E42A0FC"/>
    <w:rsid w:val="2E67DC89"/>
    <w:rsid w:val="2E6A1B01"/>
    <w:rsid w:val="2E6A3062"/>
    <w:rsid w:val="2EABF195"/>
    <w:rsid w:val="2ED97012"/>
    <w:rsid w:val="2EF66D18"/>
    <w:rsid w:val="2EFDABB0"/>
    <w:rsid w:val="2F1EBFB0"/>
    <w:rsid w:val="2F862A11"/>
    <w:rsid w:val="2F8B5BFD"/>
    <w:rsid w:val="2FB24238"/>
    <w:rsid w:val="2FBA836E"/>
    <w:rsid w:val="2FF711A3"/>
    <w:rsid w:val="2FFEE943"/>
    <w:rsid w:val="302CB084"/>
    <w:rsid w:val="302E0639"/>
    <w:rsid w:val="304A638B"/>
    <w:rsid w:val="30863B20"/>
    <w:rsid w:val="308B33DC"/>
    <w:rsid w:val="3098D4D5"/>
    <w:rsid w:val="3099FE9E"/>
    <w:rsid w:val="30A2AD70"/>
    <w:rsid w:val="30A40160"/>
    <w:rsid w:val="30DF9AA0"/>
    <w:rsid w:val="30F8C6F7"/>
    <w:rsid w:val="3102E74C"/>
    <w:rsid w:val="3118255C"/>
    <w:rsid w:val="3126E5D4"/>
    <w:rsid w:val="313547D8"/>
    <w:rsid w:val="31543BD6"/>
    <w:rsid w:val="318CC61F"/>
    <w:rsid w:val="318D6B5C"/>
    <w:rsid w:val="31C65F67"/>
    <w:rsid w:val="31D548BE"/>
    <w:rsid w:val="32236BD7"/>
    <w:rsid w:val="3229092E"/>
    <w:rsid w:val="322B2457"/>
    <w:rsid w:val="32471893"/>
    <w:rsid w:val="326A2B3E"/>
    <w:rsid w:val="32963391"/>
    <w:rsid w:val="32A7EB6F"/>
    <w:rsid w:val="32CEF509"/>
    <w:rsid w:val="32D24D29"/>
    <w:rsid w:val="32E376E4"/>
    <w:rsid w:val="3300E3A5"/>
    <w:rsid w:val="330FEBBC"/>
    <w:rsid w:val="332C9634"/>
    <w:rsid w:val="3356102D"/>
    <w:rsid w:val="336777D9"/>
    <w:rsid w:val="33810284"/>
    <w:rsid w:val="33ACC4AB"/>
    <w:rsid w:val="33AD4FF8"/>
    <w:rsid w:val="33BC2C5D"/>
    <w:rsid w:val="33BFF7E6"/>
    <w:rsid w:val="33CAB64E"/>
    <w:rsid w:val="33CED857"/>
    <w:rsid w:val="33FA6F0C"/>
    <w:rsid w:val="34087A0A"/>
    <w:rsid w:val="340B9A32"/>
    <w:rsid w:val="3428ADA4"/>
    <w:rsid w:val="343BD036"/>
    <w:rsid w:val="3461D239"/>
    <w:rsid w:val="34756CFE"/>
    <w:rsid w:val="34845367"/>
    <w:rsid w:val="348506B2"/>
    <w:rsid w:val="3491EDF0"/>
    <w:rsid w:val="34948899"/>
    <w:rsid w:val="34964189"/>
    <w:rsid w:val="34A3097E"/>
    <w:rsid w:val="34CFB15C"/>
    <w:rsid w:val="34DD8EB3"/>
    <w:rsid w:val="34F37411"/>
    <w:rsid w:val="34F71AB5"/>
    <w:rsid w:val="35190286"/>
    <w:rsid w:val="353DC3F7"/>
    <w:rsid w:val="35485680"/>
    <w:rsid w:val="354AF3FE"/>
    <w:rsid w:val="355C8F6C"/>
    <w:rsid w:val="3565B756"/>
    <w:rsid w:val="35944D72"/>
    <w:rsid w:val="35C47E05"/>
    <w:rsid w:val="35E7A627"/>
    <w:rsid w:val="3601E307"/>
    <w:rsid w:val="362C7287"/>
    <w:rsid w:val="363211EA"/>
    <w:rsid w:val="363B9D9F"/>
    <w:rsid w:val="366405FE"/>
    <w:rsid w:val="3665FC8D"/>
    <w:rsid w:val="366D504D"/>
    <w:rsid w:val="367DD207"/>
    <w:rsid w:val="3698226E"/>
    <w:rsid w:val="36A7E71F"/>
    <w:rsid w:val="36C7CF75"/>
    <w:rsid w:val="36EDBC5E"/>
    <w:rsid w:val="36F015CB"/>
    <w:rsid w:val="3729F94B"/>
    <w:rsid w:val="374AC92E"/>
    <w:rsid w:val="378EE4C3"/>
    <w:rsid w:val="378EF8AD"/>
    <w:rsid w:val="37914011"/>
    <w:rsid w:val="379C96B9"/>
    <w:rsid w:val="379E33A0"/>
    <w:rsid w:val="37A3D6BB"/>
    <w:rsid w:val="37AF7344"/>
    <w:rsid w:val="37B1E625"/>
    <w:rsid w:val="37B7091B"/>
    <w:rsid w:val="37BCA774"/>
    <w:rsid w:val="37C3EB22"/>
    <w:rsid w:val="37C4C14A"/>
    <w:rsid w:val="37CC9A99"/>
    <w:rsid w:val="37DDD59D"/>
    <w:rsid w:val="3809BD58"/>
    <w:rsid w:val="383C53A3"/>
    <w:rsid w:val="387503CA"/>
    <w:rsid w:val="389E58C0"/>
    <w:rsid w:val="38BE85D9"/>
    <w:rsid w:val="38C44ECE"/>
    <w:rsid w:val="38C99D5C"/>
    <w:rsid w:val="38CD9CB5"/>
    <w:rsid w:val="38DD809F"/>
    <w:rsid w:val="38E31F4D"/>
    <w:rsid w:val="38E6998F"/>
    <w:rsid w:val="391DABE0"/>
    <w:rsid w:val="3934CBB6"/>
    <w:rsid w:val="39417615"/>
    <w:rsid w:val="395EAC74"/>
    <w:rsid w:val="39677A09"/>
    <w:rsid w:val="397EC58F"/>
    <w:rsid w:val="39832908"/>
    <w:rsid w:val="39ABD7B0"/>
    <w:rsid w:val="39B35FED"/>
    <w:rsid w:val="39C15BC7"/>
    <w:rsid w:val="39C1AAA8"/>
    <w:rsid w:val="39CCFC15"/>
    <w:rsid w:val="39FCB4F2"/>
    <w:rsid w:val="3A0457A6"/>
    <w:rsid w:val="3A0560CB"/>
    <w:rsid w:val="3A305E8C"/>
    <w:rsid w:val="3A5F0155"/>
    <w:rsid w:val="3A6D8BF4"/>
    <w:rsid w:val="3A73A87A"/>
    <w:rsid w:val="3A84FE78"/>
    <w:rsid w:val="3AA920CF"/>
    <w:rsid w:val="3AB55BBF"/>
    <w:rsid w:val="3AC671B3"/>
    <w:rsid w:val="3ACD0DB0"/>
    <w:rsid w:val="3AE43D69"/>
    <w:rsid w:val="3B01BCE1"/>
    <w:rsid w:val="3B19A343"/>
    <w:rsid w:val="3B31D2F3"/>
    <w:rsid w:val="3B3EF3AE"/>
    <w:rsid w:val="3B55663E"/>
    <w:rsid w:val="3B6F7385"/>
    <w:rsid w:val="3B715FD0"/>
    <w:rsid w:val="3B71CE74"/>
    <w:rsid w:val="3B7F98EA"/>
    <w:rsid w:val="3B8E41F8"/>
    <w:rsid w:val="3BC3C356"/>
    <w:rsid w:val="3BEB3C11"/>
    <w:rsid w:val="3BEE9DC2"/>
    <w:rsid w:val="3BF88625"/>
    <w:rsid w:val="3BFD4304"/>
    <w:rsid w:val="3C19A238"/>
    <w:rsid w:val="3C2E0A05"/>
    <w:rsid w:val="3C428A30"/>
    <w:rsid w:val="3C6A1467"/>
    <w:rsid w:val="3C72A52A"/>
    <w:rsid w:val="3C901897"/>
    <w:rsid w:val="3C90B21A"/>
    <w:rsid w:val="3CAADF23"/>
    <w:rsid w:val="3CAC5429"/>
    <w:rsid w:val="3CBDFE1E"/>
    <w:rsid w:val="3CC443EE"/>
    <w:rsid w:val="3CDCC3E7"/>
    <w:rsid w:val="3D1123CC"/>
    <w:rsid w:val="3D117D1F"/>
    <w:rsid w:val="3D1EA36F"/>
    <w:rsid w:val="3D3EDF9C"/>
    <w:rsid w:val="3D50008D"/>
    <w:rsid w:val="3D631BA7"/>
    <w:rsid w:val="3D6AD638"/>
    <w:rsid w:val="3D86679C"/>
    <w:rsid w:val="3D8BFFBD"/>
    <w:rsid w:val="3DA7EFFF"/>
    <w:rsid w:val="3DA867AC"/>
    <w:rsid w:val="3DA8E1A5"/>
    <w:rsid w:val="3DB19C65"/>
    <w:rsid w:val="3DB60F99"/>
    <w:rsid w:val="3DD39255"/>
    <w:rsid w:val="3DE0CF40"/>
    <w:rsid w:val="3DEDC1C7"/>
    <w:rsid w:val="3DFE1275"/>
    <w:rsid w:val="3E0C192B"/>
    <w:rsid w:val="3E25BB40"/>
    <w:rsid w:val="3E2B57A2"/>
    <w:rsid w:val="3E7053BC"/>
    <w:rsid w:val="3E832DB9"/>
    <w:rsid w:val="3E97F0BF"/>
    <w:rsid w:val="3EAC359F"/>
    <w:rsid w:val="3EAE942B"/>
    <w:rsid w:val="3EC1147A"/>
    <w:rsid w:val="3ED8D1EE"/>
    <w:rsid w:val="3EE3F799"/>
    <w:rsid w:val="3F5B34E1"/>
    <w:rsid w:val="3F7CF862"/>
    <w:rsid w:val="3F92F984"/>
    <w:rsid w:val="3FA47618"/>
    <w:rsid w:val="3FAF449C"/>
    <w:rsid w:val="3FB46032"/>
    <w:rsid w:val="3FB4D682"/>
    <w:rsid w:val="3FBE442D"/>
    <w:rsid w:val="3FBF3790"/>
    <w:rsid w:val="3FD1390E"/>
    <w:rsid w:val="3FD2EB1A"/>
    <w:rsid w:val="3FD97445"/>
    <w:rsid w:val="40126E14"/>
    <w:rsid w:val="4017ABE6"/>
    <w:rsid w:val="40226D2D"/>
    <w:rsid w:val="4041351C"/>
    <w:rsid w:val="4041D4B7"/>
    <w:rsid w:val="404287BC"/>
    <w:rsid w:val="4065E0A9"/>
    <w:rsid w:val="407ABDBB"/>
    <w:rsid w:val="408C3F4A"/>
    <w:rsid w:val="409FAE5E"/>
    <w:rsid w:val="40B36B5C"/>
    <w:rsid w:val="40F6A727"/>
    <w:rsid w:val="4128D838"/>
    <w:rsid w:val="41398B0A"/>
    <w:rsid w:val="414841E1"/>
    <w:rsid w:val="415E98ED"/>
    <w:rsid w:val="416C14B3"/>
    <w:rsid w:val="416FA255"/>
    <w:rsid w:val="418D6F92"/>
    <w:rsid w:val="41B18C51"/>
    <w:rsid w:val="41C4B7E4"/>
    <w:rsid w:val="41DE581D"/>
    <w:rsid w:val="41FF7425"/>
    <w:rsid w:val="420EDC52"/>
    <w:rsid w:val="423B15AA"/>
    <w:rsid w:val="424B0105"/>
    <w:rsid w:val="424F5F27"/>
    <w:rsid w:val="4251847D"/>
    <w:rsid w:val="4254ED55"/>
    <w:rsid w:val="4259135C"/>
    <w:rsid w:val="425DA568"/>
    <w:rsid w:val="426AF23C"/>
    <w:rsid w:val="42807852"/>
    <w:rsid w:val="42833D20"/>
    <w:rsid w:val="4284F361"/>
    <w:rsid w:val="428BEBD3"/>
    <w:rsid w:val="42CC1181"/>
    <w:rsid w:val="42D18398"/>
    <w:rsid w:val="42D7C81A"/>
    <w:rsid w:val="42F3E957"/>
    <w:rsid w:val="42F449AC"/>
    <w:rsid w:val="42F4FA1C"/>
    <w:rsid w:val="42FF5A1B"/>
    <w:rsid w:val="4304EA71"/>
    <w:rsid w:val="43188278"/>
    <w:rsid w:val="431A20A7"/>
    <w:rsid w:val="434464D2"/>
    <w:rsid w:val="435E2695"/>
    <w:rsid w:val="4375218C"/>
    <w:rsid w:val="437D9BA3"/>
    <w:rsid w:val="43838018"/>
    <w:rsid w:val="43A47501"/>
    <w:rsid w:val="43AA076B"/>
    <w:rsid w:val="43B297F8"/>
    <w:rsid w:val="43B5AF73"/>
    <w:rsid w:val="43C035D7"/>
    <w:rsid w:val="43D6B5AF"/>
    <w:rsid w:val="43D718DA"/>
    <w:rsid w:val="440D73F3"/>
    <w:rsid w:val="44108817"/>
    <w:rsid w:val="44212865"/>
    <w:rsid w:val="443AE6E8"/>
    <w:rsid w:val="4467B089"/>
    <w:rsid w:val="44727518"/>
    <w:rsid w:val="447D7937"/>
    <w:rsid w:val="44842DAC"/>
    <w:rsid w:val="448E2BD1"/>
    <w:rsid w:val="44A844D3"/>
    <w:rsid w:val="44AA46AF"/>
    <w:rsid w:val="44B8662C"/>
    <w:rsid w:val="44DF3634"/>
    <w:rsid w:val="4515EB4A"/>
    <w:rsid w:val="45286218"/>
    <w:rsid w:val="453DA4E5"/>
    <w:rsid w:val="45421318"/>
    <w:rsid w:val="4570D66A"/>
    <w:rsid w:val="4582D41D"/>
    <w:rsid w:val="45A6E116"/>
    <w:rsid w:val="45ABBDF0"/>
    <w:rsid w:val="45BAF940"/>
    <w:rsid w:val="45D05401"/>
    <w:rsid w:val="45D604F5"/>
    <w:rsid w:val="45DA8CD7"/>
    <w:rsid w:val="460FB2A2"/>
    <w:rsid w:val="46332BA1"/>
    <w:rsid w:val="4636880F"/>
    <w:rsid w:val="4636FADD"/>
    <w:rsid w:val="463F4CF9"/>
    <w:rsid w:val="464A75C9"/>
    <w:rsid w:val="46586F5E"/>
    <w:rsid w:val="465FC912"/>
    <w:rsid w:val="468B6FE2"/>
    <w:rsid w:val="46AA1F34"/>
    <w:rsid w:val="46AB8B62"/>
    <w:rsid w:val="46E2B5B2"/>
    <w:rsid w:val="46E6A66D"/>
    <w:rsid w:val="46FD9B41"/>
    <w:rsid w:val="47232C94"/>
    <w:rsid w:val="47387223"/>
    <w:rsid w:val="4742F868"/>
    <w:rsid w:val="474BCB06"/>
    <w:rsid w:val="474C0EFC"/>
    <w:rsid w:val="47571D77"/>
    <w:rsid w:val="4769E071"/>
    <w:rsid w:val="4794E852"/>
    <w:rsid w:val="47A2E4ED"/>
    <w:rsid w:val="47AC7E74"/>
    <w:rsid w:val="47D2CB3E"/>
    <w:rsid w:val="47E70775"/>
    <w:rsid w:val="4820EBA1"/>
    <w:rsid w:val="48388084"/>
    <w:rsid w:val="48504CBD"/>
    <w:rsid w:val="487C3511"/>
    <w:rsid w:val="487D168D"/>
    <w:rsid w:val="487DFF25"/>
    <w:rsid w:val="48AD65D4"/>
    <w:rsid w:val="48B618B5"/>
    <w:rsid w:val="48C02990"/>
    <w:rsid w:val="48C1CB6E"/>
    <w:rsid w:val="48C7E97B"/>
    <w:rsid w:val="48E7DF5D"/>
    <w:rsid w:val="48F3E278"/>
    <w:rsid w:val="492401C6"/>
    <w:rsid w:val="493D9DEE"/>
    <w:rsid w:val="4982168B"/>
    <w:rsid w:val="499960B2"/>
    <w:rsid w:val="49C90D4B"/>
    <w:rsid w:val="49F6D1F9"/>
    <w:rsid w:val="49FBEFE4"/>
    <w:rsid w:val="4A0031F4"/>
    <w:rsid w:val="4A038140"/>
    <w:rsid w:val="4A195454"/>
    <w:rsid w:val="4A29C769"/>
    <w:rsid w:val="4A2A7EA0"/>
    <w:rsid w:val="4A37552E"/>
    <w:rsid w:val="4A61D204"/>
    <w:rsid w:val="4A6BDE47"/>
    <w:rsid w:val="4AB13519"/>
    <w:rsid w:val="4AB681F2"/>
    <w:rsid w:val="4AB8AC90"/>
    <w:rsid w:val="4ABB4D57"/>
    <w:rsid w:val="4AEC1FB3"/>
    <w:rsid w:val="4AEF3EA9"/>
    <w:rsid w:val="4B2691A3"/>
    <w:rsid w:val="4B345F0B"/>
    <w:rsid w:val="4B5963D5"/>
    <w:rsid w:val="4B8B3072"/>
    <w:rsid w:val="4BB5EE1F"/>
    <w:rsid w:val="4BDF75C9"/>
    <w:rsid w:val="4C01297A"/>
    <w:rsid w:val="4C0F768E"/>
    <w:rsid w:val="4C1F801F"/>
    <w:rsid w:val="4C4962D1"/>
    <w:rsid w:val="4C8D85C6"/>
    <w:rsid w:val="4C980508"/>
    <w:rsid w:val="4C9D75CD"/>
    <w:rsid w:val="4CB7DDD0"/>
    <w:rsid w:val="4CB93DFE"/>
    <w:rsid w:val="4CC46335"/>
    <w:rsid w:val="4D023E40"/>
    <w:rsid w:val="4D0A3218"/>
    <w:rsid w:val="4D473AE5"/>
    <w:rsid w:val="4D621C07"/>
    <w:rsid w:val="4D6E0852"/>
    <w:rsid w:val="4D706DD8"/>
    <w:rsid w:val="4D7182F4"/>
    <w:rsid w:val="4D71ACEE"/>
    <w:rsid w:val="4D90F5E1"/>
    <w:rsid w:val="4D9E0F04"/>
    <w:rsid w:val="4DB15727"/>
    <w:rsid w:val="4DB38FCB"/>
    <w:rsid w:val="4DB585DF"/>
    <w:rsid w:val="4DD7E78F"/>
    <w:rsid w:val="4DDDD1EB"/>
    <w:rsid w:val="4DE577F1"/>
    <w:rsid w:val="4DF5F455"/>
    <w:rsid w:val="4DFBD331"/>
    <w:rsid w:val="4DFD39AC"/>
    <w:rsid w:val="4E0F3FB0"/>
    <w:rsid w:val="4E1C96FA"/>
    <w:rsid w:val="4E1D772C"/>
    <w:rsid w:val="4E3FA904"/>
    <w:rsid w:val="4E5840DD"/>
    <w:rsid w:val="4E5AB14D"/>
    <w:rsid w:val="4E6432F0"/>
    <w:rsid w:val="4E6ACEB1"/>
    <w:rsid w:val="4E744149"/>
    <w:rsid w:val="4E78A827"/>
    <w:rsid w:val="4E8101B0"/>
    <w:rsid w:val="4E961A9D"/>
    <w:rsid w:val="4E978917"/>
    <w:rsid w:val="4EA3619D"/>
    <w:rsid w:val="4EAA446F"/>
    <w:rsid w:val="4EAAC912"/>
    <w:rsid w:val="4EB8E324"/>
    <w:rsid w:val="4ED4D026"/>
    <w:rsid w:val="4ED6F26A"/>
    <w:rsid w:val="4EF4A204"/>
    <w:rsid w:val="4EF8F918"/>
    <w:rsid w:val="4F04595D"/>
    <w:rsid w:val="4F324690"/>
    <w:rsid w:val="4F3B2C8A"/>
    <w:rsid w:val="4F467FD4"/>
    <w:rsid w:val="4F4F5D93"/>
    <w:rsid w:val="4F4F8F58"/>
    <w:rsid w:val="4F60BB94"/>
    <w:rsid w:val="4F95688C"/>
    <w:rsid w:val="4F9CEC05"/>
    <w:rsid w:val="4FA06B99"/>
    <w:rsid w:val="501446DF"/>
    <w:rsid w:val="501ECB48"/>
    <w:rsid w:val="503A9398"/>
    <w:rsid w:val="5055FC08"/>
    <w:rsid w:val="505DCB1D"/>
    <w:rsid w:val="506DFBEE"/>
    <w:rsid w:val="5080262A"/>
    <w:rsid w:val="509B9450"/>
    <w:rsid w:val="509BC323"/>
    <w:rsid w:val="509DB199"/>
    <w:rsid w:val="509E36F5"/>
    <w:rsid w:val="50FA6E4B"/>
    <w:rsid w:val="50FFEB0F"/>
    <w:rsid w:val="510403DB"/>
    <w:rsid w:val="510836F7"/>
    <w:rsid w:val="5110B980"/>
    <w:rsid w:val="514927EA"/>
    <w:rsid w:val="515211D4"/>
    <w:rsid w:val="515B94AB"/>
    <w:rsid w:val="516FFB87"/>
    <w:rsid w:val="517EED7A"/>
    <w:rsid w:val="519501CA"/>
    <w:rsid w:val="519AA6BC"/>
    <w:rsid w:val="519EACAB"/>
    <w:rsid w:val="51A1480F"/>
    <w:rsid w:val="51A76EBB"/>
    <w:rsid w:val="51D1E592"/>
    <w:rsid w:val="51D8B680"/>
    <w:rsid w:val="52281F10"/>
    <w:rsid w:val="52396CFE"/>
    <w:rsid w:val="527502C9"/>
    <w:rsid w:val="52963EAC"/>
    <w:rsid w:val="52C3B139"/>
    <w:rsid w:val="52C53F06"/>
    <w:rsid w:val="52CDC7E2"/>
    <w:rsid w:val="52E57B3F"/>
    <w:rsid w:val="530BCBE8"/>
    <w:rsid w:val="531D1DC8"/>
    <w:rsid w:val="5338E7AE"/>
    <w:rsid w:val="534A59A8"/>
    <w:rsid w:val="53796D07"/>
    <w:rsid w:val="53A4EE28"/>
    <w:rsid w:val="53AD0D77"/>
    <w:rsid w:val="53ADD149"/>
    <w:rsid w:val="53BEB9AC"/>
    <w:rsid w:val="53BF23C5"/>
    <w:rsid w:val="53C50F17"/>
    <w:rsid w:val="53D79872"/>
    <w:rsid w:val="53F21267"/>
    <w:rsid w:val="540ADF07"/>
    <w:rsid w:val="540ED12E"/>
    <w:rsid w:val="54125D77"/>
    <w:rsid w:val="546D854D"/>
    <w:rsid w:val="546E5A03"/>
    <w:rsid w:val="54757237"/>
    <w:rsid w:val="54875DD1"/>
    <w:rsid w:val="549043CC"/>
    <w:rsid w:val="5499F972"/>
    <w:rsid w:val="54BF8ECD"/>
    <w:rsid w:val="54C77356"/>
    <w:rsid w:val="54CADFBD"/>
    <w:rsid w:val="54D729DA"/>
    <w:rsid w:val="54FE27E5"/>
    <w:rsid w:val="55052C9A"/>
    <w:rsid w:val="55156077"/>
    <w:rsid w:val="553A6619"/>
    <w:rsid w:val="5563E388"/>
    <w:rsid w:val="5579C281"/>
    <w:rsid w:val="557CBDC1"/>
    <w:rsid w:val="557CBF2A"/>
    <w:rsid w:val="55A286F9"/>
    <w:rsid w:val="55ADD05C"/>
    <w:rsid w:val="55E3BA44"/>
    <w:rsid w:val="55EEBE94"/>
    <w:rsid w:val="56014D77"/>
    <w:rsid w:val="560EF9D0"/>
    <w:rsid w:val="56160DAD"/>
    <w:rsid w:val="561DB14B"/>
    <w:rsid w:val="5620E4F4"/>
    <w:rsid w:val="565774D1"/>
    <w:rsid w:val="5669226F"/>
    <w:rsid w:val="568258C4"/>
    <w:rsid w:val="569F3E64"/>
    <w:rsid w:val="56A74E4A"/>
    <w:rsid w:val="56A97A23"/>
    <w:rsid w:val="56AD7CC7"/>
    <w:rsid w:val="56C8B3D8"/>
    <w:rsid w:val="56D1DB5A"/>
    <w:rsid w:val="56D70CC6"/>
    <w:rsid w:val="56E5A0A4"/>
    <w:rsid w:val="56F595C6"/>
    <w:rsid w:val="56FF1D5B"/>
    <w:rsid w:val="56FFB3E9"/>
    <w:rsid w:val="57051A34"/>
    <w:rsid w:val="5711543F"/>
    <w:rsid w:val="572CD1C5"/>
    <w:rsid w:val="5732376F"/>
    <w:rsid w:val="573517B2"/>
    <w:rsid w:val="5742407C"/>
    <w:rsid w:val="57619C86"/>
    <w:rsid w:val="57635E02"/>
    <w:rsid w:val="5773684A"/>
    <w:rsid w:val="57942BA6"/>
    <w:rsid w:val="57AF32D2"/>
    <w:rsid w:val="57C0F63D"/>
    <w:rsid w:val="57D60BCB"/>
    <w:rsid w:val="57EBB04B"/>
    <w:rsid w:val="57F95428"/>
    <w:rsid w:val="580D28D0"/>
    <w:rsid w:val="581940C5"/>
    <w:rsid w:val="5830F67C"/>
    <w:rsid w:val="583CCD5C"/>
    <w:rsid w:val="584014F4"/>
    <w:rsid w:val="58526029"/>
    <w:rsid w:val="58590852"/>
    <w:rsid w:val="586400E5"/>
    <w:rsid w:val="58660447"/>
    <w:rsid w:val="58685C8E"/>
    <w:rsid w:val="5868C9DE"/>
    <w:rsid w:val="587ABAFC"/>
    <w:rsid w:val="5895B31B"/>
    <w:rsid w:val="58BBFFE3"/>
    <w:rsid w:val="58E27F42"/>
    <w:rsid w:val="58E898E6"/>
    <w:rsid w:val="58F92614"/>
    <w:rsid w:val="590552B4"/>
    <w:rsid w:val="59138571"/>
    <w:rsid w:val="5913D38A"/>
    <w:rsid w:val="59255BC6"/>
    <w:rsid w:val="5937028E"/>
    <w:rsid w:val="593E03F5"/>
    <w:rsid w:val="5969F3C2"/>
    <w:rsid w:val="59792C0A"/>
    <w:rsid w:val="5982EB5A"/>
    <w:rsid w:val="599F21A6"/>
    <w:rsid w:val="59F09980"/>
    <w:rsid w:val="5A101E9D"/>
    <w:rsid w:val="5A13FAA6"/>
    <w:rsid w:val="5A1A19AC"/>
    <w:rsid w:val="5A3754AB"/>
    <w:rsid w:val="5A4D5E9E"/>
    <w:rsid w:val="5A600222"/>
    <w:rsid w:val="5A68D9B4"/>
    <w:rsid w:val="5A77C281"/>
    <w:rsid w:val="5A786267"/>
    <w:rsid w:val="5A8746CD"/>
    <w:rsid w:val="5A924041"/>
    <w:rsid w:val="5A95ACFA"/>
    <w:rsid w:val="5AA195C9"/>
    <w:rsid w:val="5AAA863A"/>
    <w:rsid w:val="5AD8D6CB"/>
    <w:rsid w:val="5AFF542E"/>
    <w:rsid w:val="5B0059BD"/>
    <w:rsid w:val="5B284B75"/>
    <w:rsid w:val="5B2B179E"/>
    <w:rsid w:val="5B4982F5"/>
    <w:rsid w:val="5B6768A8"/>
    <w:rsid w:val="5B8416EB"/>
    <w:rsid w:val="5B8E5FC9"/>
    <w:rsid w:val="5BBB3199"/>
    <w:rsid w:val="5C03367E"/>
    <w:rsid w:val="5C1EED37"/>
    <w:rsid w:val="5C25F5F3"/>
    <w:rsid w:val="5C2FC3F1"/>
    <w:rsid w:val="5C8DC783"/>
    <w:rsid w:val="5C9B4B19"/>
    <w:rsid w:val="5CBC18F0"/>
    <w:rsid w:val="5CE2C5EB"/>
    <w:rsid w:val="5CF725D6"/>
    <w:rsid w:val="5CF8A7E5"/>
    <w:rsid w:val="5D08E63E"/>
    <w:rsid w:val="5D14E229"/>
    <w:rsid w:val="5D158343"/>
    <w:rsid w:val="5D250B0A"/>
    <w:rsid w:val="5D265E2F"/>
    <w:rsid w:val="5D29040A"/>
    <w:rsid w:val="5D2966DC"/>
    <w:rsid w:val="5D2C5624"/>
    <w:rsid w:val="5D2D9561"/>
    <w:rsid w:val="5D4B9BDB"/>
    <w:rsid w:val="5D4E28E7"/>
    <w:rsid w:val="5D5D6DB3"/>
    <w:rsid w:val="5D9304F9"/>
    <w:rsid w:val="5D952113"/>
    <w:rsid w:val="5D99F5F5"/>
    <w:rsid w:val="5DAB6B1C"/>
    <w:rsid w:val="5DD21E1D"/>
    <w:rsid w:val="5DE9A26E"/>
    <w:rsid w:val="5DFC4988"/>
    <w:rsid w:val="5E0190B6"/>
    <w:rsid w:val="5E36C386"/>
    <w:rsid w:val="5E3849AA"/>
    <w:rsid w:val="5E43B5D9"/>
    <w:rsid w:val="5E5063D1"/>
    <w:rsid w:val="5E9B18A1"/>
    <w:rsid w:val="5EC5373D"/>
    <w:rsid w:val="5ED34269"/>
    <w:rsid w:val="5EE47116"/>
    <w:rsid w:val="5EF93F9F"/>
    <w:rsid w:val="5F1F25BA"/>
    <w:rsid w:val="5F2C5310"/>
    <w:rsid w:val="5F4A69A8"/>
    <w:rsid w:val="5F4BF37F"/>
    <w:rsid w:val="5F4D91AE"/>
    <w:rsid w:val="5F74423F"/>
    <w:rsid w:val="5F7693C0"/>
    <w:rsid w:val="5FBA37E9"/>
    <w:rsid w:val="5FD293E7"/>
    <w:rsid w:val="5FDF93FE"/>
    <w:rsid w:val="5FFB2E98"/>
    <w:rsid w:val="60AFDAB6"/>
    <w:rsid w:val="60B72C7C"/>
    <w:rsid w:val="60BA85D5"/>
    <w:rsid w:val="60D68909"/>
    <w:rsid w:val="60E70405"/>
    <w:rsid w:val="6121BE2D"/>
    <w:rsid w:val="61792F15"/>
    <w:rsid w:val="617D65AB"/>
    <w:rsid w:val="618B5871"/>
    <w:rsid w:val="6199F95A"/>
    <w:rsid w:val="619A5922"/>
    <w:rsid w:val="61B16ED0"/>
    <w:rsid w:val="61BDC635"/>
    <w:rsid w:val="61BEA09B"/>
    <w:rsid w:val="61F1BACE"/>
    <w:rsid w:val="61FD6990"/>
    <w:rsid w:val="62072D02"/>
    <w:rsid w:val="621B4100"/>
    <w:rsid w:val="62254E4A"/>
    <w:rsid w:val="624A0FC8"/>
    <w:rsid w:val="624D5F3E"/>
    <w:rsid w:val="6264FBCA"/>
    <w:rsid w:val="62882A40"/>
    <w:rsid w:val="628CACC2"/>
    <w:rsid w:val="62A2334B"/>
    <w:rsid w:val="62C17450"/>
    <w:rsid w:val="62CD3BA4"/>
    <w:rsid w:val="62F10C4C"/>
    <w:rsid w:val="634238BE"/>
    <w:rsid w:val="63454F76"/>
    <w:rsid w:val="635E6589"/>
    <w:rsid w:val="6362475A"/>
    <w:rsid w:val="63712623"/>
    <w:rsid w:val="6377CB01"/>
    <w:rsid w:val="638A90C1"/>
    <w:rsid w:val="638D1B1E"/>
    <w:rsid w:val="6395353B"/>
    <w:rsid w:val="63A91EE8"/>
    <w:rsid w:val="63CD36E6"/>
    <w:rsid w:val="63D5E533"/>
    <w:rsid w:val="640E29CB"/>
    <w:rsid w:val="6415B2A5"/>
    <w:rsid w:val="644E62E8"/>
    <w:rsid w:val="645FBFE3"/>
    <w:rsid w:val="647BAF9E"/>
    <w:rsid w:val="64AB5C18"/>
    <w:rsid w:val="64B9DE3A"/>
    <w:rsid w:val="64C9F528"/>
    <w:rsid w:val="65173A63"/>
    <w:rsid w:val="651FA85C"/>
    <w:rsid w:val="6520027F"/>
    <w:rsid w:val="65266122"/>
    <w:rsid w:val="65283C4C"/>
    <w:rsid w:val="6528F197"/>
    <w:rsid w:val="65424F40"/>
    <w:rsid w:val="65A6A94D"/>
    <w:rsid w:val="65AF41AE"/>
    <w:rsid w:val="65B18306"/>
    <w:rsid w:val="65BEF80E"/>
    <w:rsid w:val="65F0A170"/>
    <w:rsid w:val="65F40FB7"/>
    <w:rsid w:val="6614F070"/>
    <w:rsid w:val="663DBC5F"/>
    <w:rsid w:val="6649A14D"/>
    <w:rsid w:val="666733CC"/>
    <w:rsid w:val="66A1107E"/>
    <w:rsid w:val="66AF3387"/>
    <w:rsid w:val="66C23183"/>
    <w:rsid w:val="66CB03B2"/>
    <w:rsid w:val="66D21506"/>
    <w:rsid w:val="66D28B24"/>
    <w:rsid w:val="6725913A"/>
    <w:rsid w:val="673CE6E6"/>
    <w:rsid w:val="6771C923"/>
    <w:rsid w:val="67818C2C"/>
    <w:rsid w:val="67819085"/>
    <w:rsid w:val="67A28BF3"/>
    <w:rsid w:val="67AAE3B8"/>
    <w:rsid w:val="67CDFC5F"/>
    <w:rsid w:val="67DC5325"/>
    <w:rsid w:val="680809B5"/>
    <w:rsid w:val="681545AD"/>
    <w:rsid w:val="68235945"/>
    <w:rsid w:val="68260EFE"/>
    <w:rsid w:val="682A557F"/>
    <w:rsid w:val="6840ECF8"/>
    <w:rsid w:val="68416B54"/>
    <w:rsid w:val="685E01E4"/>
    <w:rsid w:val="6863F090"/>
    <w:rsid w:val="68758D09"/>
    <w:rsid w:val="689EB88A"/>
    <w:rsid w:val="68C6818D"/>
    <w:rsid w:val="68CB5B25"/>
    <w:rsid w:val="68D49AC1"/>
    <w:rsid w:val="68D6885C"/>
    <w:rsid w:val="68E28F8D"/>
    <w:rsid w:val="68EB1AA3"/>
    <w:rsid w:val="68EC0515"/>
    <w:rsid w:val="690876F9"/>
    <w:rsid w:val="691D4191"/>
    <w:rsid w:val="69319388"/>
    <w:rsid w:val="695460DD"/>
    <w:rsid w:val="6966AF04"/>
    <w:rsid w:val="698642EC"/>
    <w:rsid w:val="69B2ADA9"/>
    <w:rsid w:val="69D6C030"/>
    <w:rsid w:val="69E93539"/>
    <w:rsid w:val="69EADC5C"/>
    <w:rsid w:val="69FA0CD3"/>
    <w:rsid w:val="6A03E670"/>
    <w:rsid w:val="6A2879CD"/>
    <w:rsid w:val="6A2FD0A3"/>
    <w:rsid w:val="6A4F94CC"/>
    <w:rsid w:val="6A5DBF33"/>
    <w:rsid w:val="6A6D3230"/>
    <w:rsid w:val="6A72F829"/>
    <w:rsid w:val="6A7FF144"/>
    <w:rsid w:val="6A8141B9"/>
    <w:rsid w:val="6A9B6317"/>
    <w:rsid w:val="6AB9A22C"/>
    <w:rsid w:val="6AC1352E"/>
    <w:rsid w:val="6AC9A914"/>
    <w:rsid w:val="6B0BD1A0"/>
    <w:rsid w:val="6B12EA1A"/>
    <w:rsid w:val="6B366E1B"/>
    <w:rsid w:val="6B3A1090"/>
    <w:rsid w:val="6B4CD1D3"/>
    <w:rsid w:val="6B599814"/>
    <w:rsid w:val="6B5B896F"/>
    <w:rsid w:val="6B5F6146"/>
    <w:rsid w:val="6B6BC76B"/>
    <w:rsid w:val="6B7DAD6B"/>
    <w:rsid w:val="6B9D60CE"/>
    <w:rsid w:val="6BAEC726"/>
    <w:rsid w:val="6BD41F0A"/>
    <w:rsid w:val="6BEBD862"/>
    <w:rsid w:val="6BF7726D"/>
    <w:rsid w:val="6C193BB0"/>
    <w:rsid w:val="6C236FD8"/>
    <w:rsid w:val="6C27EEC0"/>
    <w:rsid w:val="6C34023C"/>
    <w:rsid w:val="6C38BDD9"/>
    <w:rsid w:val="6C6E5AF9"/>
    <w:rsid w:val="6C91DA76"/>
    <w:rsid w:val="6CD67AEC"/>
    <w:rsid w:val="6CDA75DB"/>
    <w:rsid w:val="6CE43D1E"/>
    <w:rsid w:val="6CF5B029"/>
    <w:rsid w:val="6CF8721E"/>
    <w:rsid w:val="6D036B79"/>
    <w:rsid w:val="6D07E449"/>
    <w:rsid w:val="6D1CAC43"/>
    <w:rsid w:val="6D279B4D"/>
    <w:rsid w:val="6D3F8C73"/>
    <w:rsid w:val="6D42AA6D"/>
    <w:rsid w:val="6D469EB9"/>
    <w:rsid w:val="6D4FADCD"/>
    <w:rsid w:val="6D74100C"/>
    <w:rsid w:val="6DB6763D"/>
    <w:rsid w:val="6DD08E05"/>
    <w:rsid w:val="6DD82F62"/>
    <w:rsid w:val="6DDB68CC"/>
    <w:rsid w:val="6DECD016"/>
    <w:rsid w:val="6DED8766"/>
    <w:rsid w:val="6DEF31D3"/>
    <w:rsid w:val="6E1F105B"/>
    <w:rsid w:val="6E9D516D"/>
    <w:rsid w:val="6EA29537"/>
    <w:rsid w:val="6EA2BC69"/>
    <w:rsid w:val="6EF9463F"/>
    <w:rsid w:val="6F2305EF"/>
    <w:rsid w:val="6F28AE15"/>
    <w:rsid w:val="6F6D12F0"/>
    <w:rsid w:val="6F76A2B7"/>
    <w:rsid w:val="6F7AE155"/>
    <w:rsid w:val="6F8EFE36"/>
    <w:rsid w:val="6F945AD2"/>
    <w:rsid w:val="6F9AFE9A"/>
    <w:rsid w:val="6FCC71BB"/>
    <w:rsid w:val="6FCF1DFA"/>
    <w:rsid w:val="6FE279A1"/>
    <w:rsid w:val="6FF86509"/>
    <w:rsid w:val="6FF866BB"/>
    <w:rsid w:val="70008A67"/>
    <w:rsid w:val="7013CDA1"/>
    <w:rsid w:val="70148FAC"/>
    <w:rsid w:val="705E82F9"/>
    <w:rsid w:val="7063113A"/>
    <w:rsid w:val="7080EFB3"/>
    <w:rsid w:val="70A62128"/>
    <w:rsid w:val="70AC0D56"/>
    <w:rsid w:val="70F30E17"/>
    <w:rsid w:val="70F4F28B"/>
    <w:rsid w:val="71037FA5"/>
    <w:rsid w:val="713D1745"/>
    <w:rsid w:val="71447DBE"/>
    <w:rsid w:val="7151C5FE"/>
    <w:rsid w:val="715904AC"/>
    <w:rsid w:val="715F4297"/>
    <w:rsid w:val="717E2EA4"/>
    <w:rsid w:val="7197548F"/>
    <w:rsid w:val="7199CED7"/>
    <w:rsid w:val="71AF7FA8"/>
    <w:rsid w:val="71B8E146"/>
    <w:rsid w:val="71C2E852"/>
    <w:rsid w:val="71D26FD3"/>
    <w:rsid w:val="71D3184F"/>
    <w:rsid w:val="71DACF38"/>
    <w:rsid w:val="71F5A40D"/>
    <w:rsid w:val="71F9D36C"/>
    <w:rsid w:val="721DE27C"/>
    <w:rsid w:val="722ED65E"/>
    <w:rsid w:val="72444B73"/>
    <w:rsid w:val="7246BCAA"/>
    <w:rsid w:val="725896E3"/>
    <w:rsid w:val="725AA6B1"/>
    <w:rsid w:val="7264DD17"/>
    <w:rsid w:val="728C04E9"/>
    <w:rsid w:val="72E2319B"/>
    <w:rsid w:val="72F243ED"/>
    <w:rsid w:val="73161206"/>
    <w:rsid w:val="738A2F10"/>
    <w:rsid w:val="73934D2A"/>
    <w:rsid w:val="73D12D51"/>
    <w:rsid w:val="73F46744"/>
    <w:rsid w:val="73F94431"/>
    <w:rsid w:val="740C09FE"/>
    <w:rsid w:val="740D9D32"/>
    <w:rsid w:val="74156C5F"/>
    <w:rsid w:val="74198667"/>
    <w:rsid w:val="7431D8A6"/>
    <w:rsid w:val="747BE6F8"/>
    <w:rsid w:val="7487A0AB"/>
    <w:rsid w:val="7488B6E2"/>
    <w:rsid w:val="74899B66"/>
    <w:rsid w:val="74AF1D38"/>
    <w:rsid w:val="74CA5CA2"/>
    <w:rsid w:val="74CBDC33"/>
    <w:rsid w:val="74E4847F"/>
    <w:rsid w:val="750E3147"/>
    <w:rsid w:val="75202C53"/>
    <w:rsid w:val="75470075"/>
    <w:rsid w:val="75648BE2"/>
    <w:rsid w:val="7567F92F"/>
    <w:rsid w:val="7579924B"/>
    <w:rsid w:val="758F2045"/>
    <w:rsid w:val="7599C169"/>
    <w:rsid w:val="75C709B1"/>
    <w:rsid w:val="75F43D4D"/>
    <w:rsid w:val="75FA3F8B"/>
    <w:rsid w:val="75FE244C"/>
    <w:rsid w:val="762CB42A"/>
    <w:rsid w:val="762F08A3"/>
    <w:rsid w:val="762F4F2F"/>
    <w:rsid w:val="76332260"/>
    <w:rsid w:val="7680F9B2"/>
    <w:rsid w:val="768C95D3"/>
    <w:rsid w:val="769524C5"/>
    <w:rsid w:val="76A73894"/>
    <w:rsid w:val="76AB3388"/>
    <w:rsid w:val="76DD05CF"/>
    <w:rsid w:val="76E042D3"/>
    <w:rsid w:val="76E79CDC"/>
    <w:rsid w:val="7700D0C6"/>
    <w:rsid w:val="7714E967"/>
    <w:rsid w:val="778D29CB"/>
    <w:rsid w:val="77A7B2DA"/>
    <w:rsid w:val="77AAF8DB"/>
    <w:rsid w:val="77BC13D8"/>
    <w:rsid w:val="77BFD9B7"/>
    <w:rsid w:val="77D8FAE1"/>
    <w:rsid w:val="77E416B4"/>
    <w:rsid w:val="77F4A646"/>
    <w:rsid w:val="77FD9DB6"/>
    <w:rsid w:val="7800DEDD"/>
    <w:rsid w:val="780EDE06"/>
    <w:rsid w:val="781CEADE"/>
    <w:rsid w:val="78474159"/>
    <w:rsid w:val="785DFC5A"/>
    <w:rsid w:val="786615FB"/>
    <w:rsid w:val="78677116"/>
    <w:rsid w:val="7876CD7C"/>
    <w:rsid w:val="787BFCB9"/>
    <w:rsid w:val="788B8BC3"/>
    <w:rsid w:val="78A46DF1"/>
    <w:rsid w:val="78B38CF7"/>
    <w:rsid w:val="78EDA05A"/>
    <w:rsid w:val="790C9247"/>
    <w:rsid w:val="7935026B"/>
    <w:rsid w:val="794221F7"/>
    <w:rsid w:val="79517038"/>
    <w:rsid w:val="79A2135B"/>
    <w:rsid w:val="79B2445A"/>
    <w:rsid w:val="79C22F0E"/>
    <w:rsid w:val="79D213AA"/>
    <w:rsid w:val="79E319AE"/>
    <w:rsid w:val="79E896C1"/>
    <w:rsid w:val="79F996F9"/>
    <w:rsid w:val="7A154BEC"/>
    <w:rsid w:val="7A3B86AB"/>
    <w:rsid w:val="7A43E455"/>
    <w:rsid w:val="7A498FC2"/>
    <w:rsid w:val="7A57982D"/>
    <w:rsid w:val="7A65C63A"/>
    <w:rsid w:val="7AA24F20"/>
    <w:rsid w:val="7AD94CD7"/>
    <w:rsid w:val="7ADE9B5E"/>
    <w:rsid w:val="7AF50FC3"/>
    <w:rsid w:val="7B2A4042"/>
    <w:rsid w:val="7B388CA1"/>
    <w:rsid w:val="7B4BD2EE"/>
    <w:rsid w:val="7B51395A"/>
    <w:rsid w:val="7B6D0F67"/>
    <w:rsid w:val="7B86865B"/>
    <w:rsid w:val="7B980C3F"/>
    <w:rsid w:val="7BB20F68"/>
    <w:rsid w:val="7BB68084"/>
    <w:rsid w:val="7BB7ACAD"/>
    <w:rsid w:val="7BC0560B"/>
    <w:rsid w:val="7BD63980"/>
    <w:rsid w:val="7BDAE19A"/>
    <w:rsid w:val="7C0FBB69"/>
    <w:rsid w:val="7C1CD41F"/>
    <w:rsid w:val="7C1FB6D2"/>
    <w:rsid w:val="7C24DDDD"/>
    <w:rsid w:val="7C431955"/>
    <w:rsid w:val="7C82C015"/>
    <w:rsid w:val="7CB5035C"/>
    <w:rsid w:val="7CC40AB2"/>
    <w:rsid w:val="7CD8F65C"/>
    <w:rsid w:val="7CE2E31C"/>
    <w:rsid w:val="7CF373B1"/>
    <w:rsid w:val="7D65A357"/>
    <w:rsid w:val="7D71C1FC"/>
    <w:rsid w:val="7D7407D2"/>
    <w:rsid w:val="7D744EC4"/>
    <w:rsid w:val="7DCB2FDB"/>
    <w:rsid w:val="7DFD4AAC"/>
    <w:rsid w:val="7E089E02"/>
    <w:rsid w:val="7E2BD451"/>
    <w:rsid w:val="7E2C756E"/>
    <w:rsid w:val="7E349D4C"/>
    <w:rsid w:val="7E65A568"/>
    <w:rsid w:val="7E7DC51D"/>
    <w:rsid w:val="7E852CCF"/>
    <w:rsid w:val="7E873FE9"/>
    <w:rsid w:val="7E8C7D95"/>
    <w:rsid w:val="7EA54D5C"/>
    <w:rsid w:val="7EE6E322"/>
    <w:rsid w:val="7F138788"/>
    <w:rsid w:val="7F1E5E3F"/>
    <w:rsid w:val="7F28F065"/>
    <w:rsid w:val="7F377D7E"/>
    <w:rsid w:val="7F419156"/>
    <w:rsid w:val="7F5A49AF"/>
    <w:rsid w:val="7F6175CC"/>
    <w:rsid w:val="7F9436FD"/>
    <w:rsid w:val="7F9C2C92"/>
    <w:rsid w:val="7FF6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35640"/>
  <w15:docId w15:val="{27447174-2158-4C3F-A1A3-3FEDF41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03779"/>
  </w:style>
  <w:style w:type="paragraph" w:styleId="Ttulo1">
    <w:name w:val="heading 1"/>
    <w:basedOn w:val="Normal"/>
    <w:next w:val="Normal"/>
    <w:rsid w:val="0070377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rsid w:val="0070377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rsid w:val="0070377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rsid w:val="0070377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rsid w:val="00703779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rsid w:val="0070377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rsid w:val="00703779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rsid w:val="00703779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0">
    <w:basedOn w:val="Tablanormal"/>
    <w:rsid w:val="00703779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anormal"/>
    <w:rsid w:val="0070377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rsid w:val="0070377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4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5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6">
    <w:basedOn w:val="Tablanormal"/>
    <w:rsid w:val="0070377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8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9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a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b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c">
    <w:basedOn w:val="Tablanormal"/>
    <w:rsid w:val="0070377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e">
    <w:basedOn w:val="Tablanormal"/>
    <w:rsid w:val="00703779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f0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f1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f2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f3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f4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f5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table" w:customStyle="1" w:styleId="af6">
    <w:basedOn w:val="Tablanormal"/>
    <w:rsid w:val="00703779"/>
    <w:tblPr>
      <w:tblStyleRowBandSize w:val="1"/>
      <w:tblStyleColBandSize w:val="1"/>
    </w:tblPr>
    <w:tcPr>
      <w:shd w:val="clear" w:color="auto" w:fill="F2F2F2"/>
    </w:tcPr>
  </w:style>
  <w:style w:type="paragraph" w:styleId="Textodeglobo">
    <w:name w:val="Balloon Text"/>
    <w:basedOn w:val="Normal"/>
    <w:link w:val="TextodegloboCar"/>
    <w:uiPriority w:val="99"/>
    <w:semiHidden/>
    <w:unhideWhenUsed/>
    <w:rsid w:val="00E13A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3AC0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727FC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7FC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27FC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27FC9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43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6c014de-eaf9-4e97-8258-4cefa89f90ff" xsi:nil="true"/>
    <lcf76f155ced4ddcb4097134ff3c332f xmlns="f3a60bea-f42a-4f1c-a563-f6da125d18b1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61D8EDE3FFBE9459E6899C9A532823E" ma:contentTypeVersion="11" ma:contentTypeDescription="Crear nuevo documento." ma:contentTypeScope="" ma:versionID="28bc9147a691a164c08a770b1c1d6ad5">
  <xsd:schema xmlns:xsd="http://www.w3.org/2001/XMLSchema" xmlns:xs="http://www.w3.org/2001/XMLSchema" xmlns:p="http://schemas.microsoft.com/office/2006/metadata/properties" xmlns:ns2="f3a60bea-f42a-4f1c-a563-f6da125d18b1" xmlns:ns3="96c014de-eaf9-4e97-8258-4cefa89f90ff" targetNamespace="http://schemas.microsoft.com/office/2006/metadata/properties" ma:root="true" ma:fieldsID="a485a378628e2331581de4dddac109ca" ns2:_="" ns3:_="">
    <xsd:import namespace="f3a60bea-f42a-4f1c-a563-f6da125d18b1"/>
    <xsd:import namespace="96c014de-eaf9-4e97-8258-4cefa89f90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a60bea-f42a-4f1c-a563-f6da125d18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ffdddc8f-9e11-4d16-a65b-d3566ee968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014de-eaf9-4e97-8258-4cefa89f90f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35e0ee6-1789-4506-8299-d213e1a03c69}" ma:internalName="TaxCatchAll" ma:showField="CatchAllData" ma:web="96c014de-eaf9-4e97-8258-4cefa89f90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288893-16E7-4064-B665-2FEAEF358F7A}">
  <ds:schemaRefs>
    <ds:schemaRef ds:uri="http://schemas.microsoft.com/office/2006/metadata/properties"/>
    <ds:schemaRef ds:uri="http://schemas.microsoft.com/office/infopath/2007/PartnerControls"/>
    <ds:schemaRef ds:uri="96c014de-eaf9-4e97-8258-4cefa89f90ff"/>
    <ds:schemaRef ds:uri="f3a60bea-f42a-4f1c-a563-f6da125d18b1"/>
  </ds:schemaRefs>
</ds:datastoreItem>
</file>

<file path=customXml/itemProps2.xml><?xml version="1.0" encoding="utf-8"?>
<ds:datastoreItem xmlns:ds="http://schemas.openxmlformats.org/officeDocument/2006/customXml" ds:itemID="{7C1FAFB1-7548-46A2-80DF-4BE51B9FEED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9C80F6-E79F-4C42-A91D-2529F5E279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a60bea-f42a-4f1c-a563-f6da125d18b1"/>
    <ds:schemaRef ds:uri="96c014de-eaf9-4e97-8258-4cefa89f90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16F0AF-83E9-4CA4-AAF8-0E623B7C66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5215</Words>
  <Characters>28688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LOPEZ JORGE LUIS</cp:lastModifiedBy>
  <cp:revision>31</cp:revision>
  <dcterms:created xsi:type="dcterms:W3CDTF">2023-09-20T16:04:00Z</dcterms:created>
  <dcterms:modified xsi:type="dcterms:W3CDTF">2024-07-05T03:28:00Z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0x010100E61D8EDE3FFBE9459E6899C9A532823E</vt:lpwstr>
  </property>
  <property fmtid="{D5CDD505-2E9C-101B-9397-08002B2CF9AE}" pid="3" name="MediaServiceImageTags">
    <vt:lpwstr/>
  </property>
</Properties>
</file>